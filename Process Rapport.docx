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19D93E" w14:textId="389C7BF3" w:rsidR="00EC0810" w:rsidRPr="001E6B80" w:rsidRDefault="006E599A" w:rsidP="006A7B58">
      <w:pPr>
        <w:pStyle w:val="Overskrift1"/>
        <w:jc w:val="center"/>
        <w:rPr>
          <w:rFonts w:ascii="Cambria" w:hAnsi="Cambria"/>
          <w:sz w:val="36"/>
          <w:szCs w:val="36"/>
        </w:rPr>
      </w:pPr>
      <w:r w:rsidRPr="001E6B80">
        <w:rPr>
          <w:rFonts w:ascii="Cambria" w:hAnsi="Cambria"/>
          <w:sz w:val="36"/>
          <w:szCs w:val="36"/>
        </w:rPr>
        <w:t>Procesmæssig del</w:t>
      </w:r>
    </w:p>
    <w:p w14:paraId="45B97D9F" w14:textId="2A431231" w:rsidR="09ED2A8C" w:rsidRPr="001E6B80" w:rsidRDefault="09ED2A8C" w:rsidP="003A046A">
      <w:pPr>
        <w:spacing w:line="276" w:lineRule="auto"/>
        <w:jc w:val="both"/>
        <w:rPr>
          <w:rFonts w:ascii="Cambria" w:hAnsi="Cambria"/>
        </w:rPr>
      </w:pPr>
    </w:p>
    <w:p w14:paraId="40DB7153" w14:textId="492E389A" w:rsidR="00EC0810" w:rsidRPr="001E6B80" w:rsidRDefault="00E60438" w:rsidP="003A046A">
      <w:pPr>
        <w:pStyle w:val="Overskrift1"/>
        <w:spacing w:line="276" w:lineRule="auto"/>
        <w:jc w:val="both"/>
        <w:rPr>
          <w:rFonts w:ascii="Cambria" w:hAnsi="Cambria"/>
        </w:rPr>
      </w:pPr>
      <w:r w:rsidRPr="001E6B80">
        <w:rPr>
          <w:rFonts w:ascii="Cambria" w:hAnsi="Cambria"/>
        </w:rPr>
        <w:t>Metode</w:t>
      </w:r>
    </w:p>
    <w:p w14:paraId="23C96FB6" w14:textId="699F0A15" w:rsidR="007B7AB7" w:rsidRPr="00D15B61" w:rsidRDefault="00E60438" w:rsidP="003A046A">
      <w:pPr>
        <w:spacing w:line="276" w:lineRule="auto"/>
        <w:jc w:val="both"/>
        <w:rPr>
          <w:rFonts w:ascii="Cambria" w:hAnsi="Cambria"/>
        </w:rPr>
      </w:pPr>
      <w:r w:rsidRPr="00D15B61">
        <w:rPr>
          <w:rFonts w:ascii="Cambria" w:hAnsi="Cambria"/>
        </w:rPr>
        <w:t>ASE-modellen er en udviklingsmodel som bygger op på princippet om vandfaldsmodellen</w:t>
      </w:r>
      <w:r w:rsidR="00B60D84" w:rsidRPr="00D15B61">
        <w:rPr>
          <w:rFonts w:ascii="Cambria" w:hAnsi="Cambria"/>
        </w:rPr>
        <w:t xml:space="preserve"> og V-modellen</w:t>
      </w:r>
      <w:r w:rsidR="001F5E8C" w:rsidRPr="00D15B61">
        <w:rPr>
          <w:rFonts w:ascii="Cambria" w:hAnsi="Cambria"/>
        </w:rPr>
        <w:t>,</w:t>
      </w:r>
      <w:r w:rsidRPr="00D15B61">
        <w:rPr>
          <w:rFonts w:ascii="Cambria" w:hAnsi="Cambria"/>
        </w:rPr>
        <w:t xml:space="preserve"> til at opbygge en opgave. </w:t>
      </w:r>
      <w:r w:rsidR="00EC1954" w:rsidRPr="00D15B61">
        <w:rPr>
          <w:rFonts w:ascii="Cambria" w:hAnsi="Cambria"/>
        </w:rPr>
        <w:t xml:space="preserve">ASE-modellen er en </w:t>
      </w:r>
      <w:proofErr w:type="spellStart"/>
      <w:r w:rsidR="00EC1954" w:rsidRPr="00D15B61">
        <w:rPr>
          <w:rFonts w:ascii="Cambria" w:hAnsi="Cambria"/>
        </w:rPr>
        <w:t>semi</w:t>
      </w:r>
      <w:proofErr w:type="spellEnd"/>
      <w:r w:rsidR="00EC1954" w:rsidRPr="00D15B61">
        <w:rPr>
          <w:rFonts w:ascii="Cambria" w:hAnsi="Cambria"/>
        </w:rPr>
        <w:t xml:space="preserve">-iterativ udviklingsmodel, som er drevet af </w:t>
      </w:r>
      <w:proofErr w:type="spellStart"/>
      <w:r w:rsidR="00EC1954" w:rsidRPr="00D15B61">
        <w:rPr>
          <w:rFonts w:ascii="Cambria" w:hAnsi="Cambria"/>
        </w:rPr>
        <w:t>use</w:t>
      </w:r>
      <w:proofErr w:type="spellEnd"/>
      <w:r w:rsidR="00EC1954" w:rsidRPr="00D15B61">
        <w:rPr>
          <w:rFonts w:ascii="Cambria" w:hAnsi="Cambria"/>
        </w:rPr>
        <w:t xml:space="preserve"> cases.  </w:t>
      </w:r>
      <w:r w:rsidR="00E41B20" w:rsidRPr="00D15B61">
        <w:rPr>
          <w:rFonts w:ascii="Cambria" w:hAnsi="Cambria"/>
        </w:rPr>
        <w:t xml:space="preserve">Dette betyder at det altid er muligt at gå tilbage </w:t>
      </w:r>
      <w:r w:rsidR="005C28EB" w:rsidRPr="00D15B61">
        <w:rPr>
          <w:rFonts w:ascii="Cambria" w:hAnsi="Cambria"/>
        </w:rPr>
        <w:t>til design fasen</w:t>
      </w:r>
      <w:r w:rsidR="00E41B20" w:rsidRPr="00D15B61">
        <w:rPr>
          <w:rFonts w:ascii="Cambria" w:hAnsi="Cambria"/>
        </w:rPr>
        <w:t xml:space="preserve"> og rette eventuelle fejl, der skulle dukke op i test fase</w:t>
      </w:r>
      <w:r w:rsidR="00614712" w:rsidRPr="00D15B61">
        <w:rPr>
          <w:rFonts w:ascii="Cambria" w:hAnsi="Cambria"/>
        </w:rPr>
        <w:t>n</w:t>
      </w:r>
      <w:r w:rsidR="007B7AB7" w:rsidRPr="00D15B61">
        <w:rPr>
          <w:rFonts w:ascii="Cambria" w:hAnsi="Cambria"/>
        </w:rPr>
        <w:t xml:space="preserve">, se </w:t>
      </w:r>
      <w:r w:rsidR="00FF40A3" w:rsidRPr="001E6B80">
        <w:rPr>
          <w:rFonts w:ascii="Cambria" w:hAnsi="Cambria"/>
        </w:rPr>
        <w:fldChar w:fldCharType="begin"/>
      </w:r>
      <w:r w:rsidR="00FF40A3" w:rsidRPr="00D15B61">
        <w:rPr>
          <w:rFonts w:ascii="Cambria" w:hAnsi="Cambria"/>
        </w:rPr>
        <w:instrText xml:space="preserve"> REF _Ref43041549 \h </w:instrText>
      </w:r>
      <w:r w:rsidR="00D15B61">
        <w:rPr>
          <w:rFonts w:ascii="Cambria" w:hAnsi="Cambria"/>
        </w:rPr>
        <w:instrText xml:space="preserve"> \* MERGEFORMAT </w:instrText>
      </w:r>
      <w:r w:rsidR="00FF40A3" w:rsidRPr="001E6B80">
        <w:rPr>
          <w:rFonts w:ascii="Cambria" w:hAnsi="Cambria"/>
        </w:rPr>
      </w:r>
      <w:r w:rsidR="00FF40A3" w:rsidRPr="001E6B80">
        <w:rPr>
          <w:rFonts w:ascii="Cambria" w:hAnsi="Cambria"/>
        </w:rPr>
        <w:fldChar w:fldCharType="separate"/>
      </w:r>
      <w:ins w:id="0" w:author="Frederik" w:date="2020-06-14T16:53:00Z">
        <w:r w:rsidR="00BB0193" w:rsidRPr="001E6B80">
          <w:rPr>
            <w:rFonts w:ascii="Cambria" w:hAnsi="Cambria"/>
          </w:rPr>
          <w:t xml:space="preserve">Figur </w:t>
        </w:r>
        <w:r w:rsidR="00BB0193">
          <w:rPr>
            <w:rFonts w:ascii="Cambria" w:hAnsi="Cambria"/>
            <w:noProof/>
          </w:rPr>
          <w:t>1</w:t>
        </w:r>
      </w:ins>
      <w:del w:id="1" w:author="Frederik" w:date="2020-06-14T16:53:00Z">
        <w:r w:rsidR="00D53678" w:rsidRPr="001E6B80" w:rsidDel="00BB0193">
          <w:rPr>
            <w:rFonts w:ascii="Cambria" w:hAnsi="Cambria"/>
          </w:rPr>
          <w:delText xml:space="preserve">Figur </w:delText>
        </w:r>
        <w:r w:rsidR="00D53678" w:rsidDel="00BB0193">
          <w:rPr>
            <w:rFonts w:ascii="Cambria" w:hAnsi="Cambria"/>
            <w:noProof/>
          </w:rPr>
          <w:delText>1</w:delText>
        </w:r>
      </w:del>
      <w:r w:rsidR="00FF40A3" w:rsidRPr="001E6B80">
        <w:rPr>
          <w:rFonts w:ascii="Cambria" w:hAnsi="Cambria"/>
        </w:rPr>
        <w:fldChar w:fldCharType="end"/>
      </w:r>
      <w:r w:rsidR="00E41B20" w:rsidRPr="00D15B61">
        <w:rPr>
          <w:rFonts w:ascii="Cambria" w:hAnsi="Cambria"/>
        </w:rPr>
        <w:t xml:space="preserve">. </w:t>
      </w:r>
      <w:r w:rsidRPr="00D15B61">
        <w:rPr>
          <w:rFonts w:ascii="Cambria" w:hAnsi="Cambria"/>
        </w:rPr>
        <w:t>Den starter med projektformuleringen og går videre til kravspecifikation, arkitektur, integration og accepttest.</w:t>
      </w:r>
      <w:r w:rsidR="00CE51EB" w:rsidRPr="00D15B61">
        <w:rPr>
          <w:rFonts w:ascii="Cambria" w:hAnsi="Cambria"/>
        </w:rPr>
        <w:t xml:space="preserve"> </w:t>
      </w:r>
    </w:p>
    <w:p w14:paraId="5774151C" w14:textId="10D42845" w:rsidR="00E50B57" w:rsidRPr="001E6B80" w:rsidRDefault="00F6508E" w:rsidP="003A046A">
      <w:pPr>
        <w:keepNext/>
        <w:spacing w:line="276" w:lineRule="auto"/>
        <w:jc w:val="both"/>
        <w:rPr>
          <w:rFonts w:ascii="Cambria" w:hAnsi="Cambria"/>
        </w:rPr>
      </w:pPr>
      <w:r w:rsidRPr="001E6B80">
        <w:rPr>
          <w:rFonts w:ascii="Cambria" w:hAnsi="Cambria"/>
          <w:noProof/>
        </w:rPr>
        <w:drawing>
          <wp:inline distT="0" distB="0" distL="0" distR="0" wp14:anchorId="3619A234" wp14:editId="1D8B281B">
            <wp:extent cx="6120130" cy="253809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538095"/>
                    </a:xfrm>
                    <a:prstGeom prst="rect">
                      <a:avLst/>
                    </a:prstGeom>
                  </pic:spPr>
                </pic:pic>
              </a:graphicData>
            </a:graphic>
          </wp:inline>
        </w:drawing>
      </w:r>
    </w:p>
    <w:p w14:paraId="1EBCE8DD" w14:textId="45E5A85E" w:rsidR="007B7AB7" w:rsidRPr="00D15B61" w:rsidRDefault="00E50B57" w:rsidP="001E6B80">
      <w:pPr>
        <w:pStyle w:val="Billedtekst"/>
        <w:spacing w:line="276" w:lineRule="auto"/>
        <w:jc w:val="center"/>
        <w:rPr>
          <w:rFonts w:ascii="Cambria" w:hAnsi="Cambria"/>
        </w:rPr>
      </w:pPr>
      <w:bookmarkStart w:id="2" w:name="_Ref43041549"/>
      <w:r w:rsidRPr="001E6B80">
        <w:rPr>
          <w:rFonts w:ascii="Cambria" w:hAnsi="Cambria"/>
        </w:rPr>
        <w:t xml:space="preserve">Figur </w:t>
      </w:r>
      <w:r w:rsidR="00676E57" w:rsidRPr="001E6B80">
        <w:rPr>
          <w:rFonts w:ascii="Cambria" w:hAnsi="Cambria"/>
        </w:rPr>
        <w:fldChar w:fldCharType="begin"/>
      </w:r>
      <w:r w:rsidR="00676E57" w:rsidRPr="001E6B80">
        <w:rPr>
          <w:rFonts w:ascii="Cambria" w:hAnsi="Cambria"/>
        </w:rPr>
        <w:instrText xml:space="preserve"> SEQ Figur \* ARABIC </w:instrText>
      </w:r>
      <w:r w:rsidR="00676E57" w:rsidRPr="001E6B80">
        <w:rPr>
          <w:rFonts w:ascii="Cambria" w:hAnsi="Cambria"/>
        </w:rPr>
        <w:fldChar w:fldCharType="separate"/>
      </w:r>
      <w:r w:rsidR="00BB0193">
        <w:rPr>
          <w:rFonts w:ascii="Cambria" w:hAnsi="Cambria"/>
          <w:noProof/>
        </w:rPr>
        <w:t>1</w:t>
      </w:r>
      <w:r w:rsidR="00676E57" w:rsidRPr="001E6B80">
        <w:rPr>
          <w:rFonts w:ascii="Cambria" w:hAnsi="Cambria"/>
        </w:rPr>
        <w:fldChar w:fldCharType="end"/>
      </w:r>
      <w:bookmarkEnd w:id="2"/>
      <w:r w:rsidRPr="001E6B80">
        <w:rPr>
          <w:rFonts w:ascii="Cambria" w:hAnsi="Cambria"/>
        </w:rPr>
        <w:t xml:space="preserve"> - </w:t>
      </w:r>
      <w:r w:rsidR="00F6508E" w:rsidRPr="001E6B80">
        <w:rPr>
          <w:rFonts w:ascii="Cambria" w:hAnsi="Cambria"/>
        </w:rPr>
        <w:t>Plan for i</w:t>
      </w:r>
      <w:r w:rsidRPr="001E6B80">
        <w:rPr>
          <w:rFonts w:ascii="Cambria" w:hAnsi="Cambria"/>
        </w:rPr>
        <w:t xml:space="preserve">terativ </w:t>
      </w:r>
      <w:r w:rsidR="00F6508E" w:rsidRPr="001E6B80">
        <w:rPr>
          <w:rFonts w:ascii="Cambria" w:hAnsi="Cambria"/>
        </w:rPr>
        <w:t>udvikling</w:t>
      </w:r>
      <w:r w:rsidR="00331AAF" w:rsidRPr="001E6B80">
        <w:rPr>
          <w:rStyle w:val="Fodnotehenvisning"/>
          <w:rFonts w:ascii="Cambria" w:hAnsi="Cambria"/>
        </w:rPr>
        <w:footnoteReference w:id="2"/>
      </w:r>
    </w:p>
    <w:p w14:paraId="00EDA734" w14:textId="7CF28C7F" w:rsidR="00CE51EB" w:rsidRPr="00D15B61" w:rsidRDefault="00CE51EB" w:rsidP="003A046A">
      <w:pPr>
        <w:spacing w:line="276" w:lineRule="auto"/>
        <w:jc w:val="both"/>
        <w:rPr>
          <w:rFonts w:ascii="Cambria" w:hAnsi="Cambria"/>
        </w:rPr>
      </w:pPr>
      <w:r w:rsidRPr="00D15B61">
        <w:rPr>
          <w:rFonts w:ascii="Cambria" w:hAnsi="Cambria"/>
        </w:rPr>
        <w:t>Ud fra projektformulering</w:t>
      </w:r>
      <w:r w:rsidR="002A53A2" w:rsidRPr="00D15B61">
        <w:rPr>
          <w:rFonts w:ascii="Cambria" w:hAnsi="Cambria"/>
        </w:rPr>
        <w:t>en</w:t>
      </w:r>
      <w:r w:rsidRPr="00D15B61">
        <w:rPr>
          <w:rFonts w:ascii="Cambria" w:hAnsi="Cambria"/>
        </w:rPr>
        <w:t xml:space="preserve"> specificeres disse </w:t>
      </w:r>
      <w:proofErr w:type="spellStart"/>
      <w:r w:rsidRPr="00D15B61">
        <w:rPr>
          <w:rFonts w:ascii="Cambria" w:hAnsi="Cambria"/>
        </w:rPr>
        <w:t>use</w:t>
      </w:r>
      <w:proofErr w:type="spellEnd"/>
      <w:r w:rsidRPr="00D15B61">
        <w:rPr>
          <w:rFonts w:ascii="Cambria" w:hAnsi="Cambria"/>
        </w:rPr>
        <w:t xml:space="preserve"> cases. </w:t>
      </w:r>
      <w:proofErr w:type="spellStart"/>
      <w:r w:rsidRPr="00D15B61">
        <w:rPr>
          <w:rFonts w:ascii="Cambria" w:hAnsi="Cambria"/>
        </w:rPr>
        <w:t>Use</w:t>
      </w:r>
      <w:proofErr w:type="spellEnd"/>
      <w:r w:rsidRPr="00D15B61">
        <w:rPr>
          <w:rFonts w:ascii="Cambria" w:hAnsi="Cambria"/>
        </w:rPr>
        <w:t xml:space="preserve"> cases er et værktøj, som beskriver hvordan diverse aktører, bruger produktet. Dette giver et overblik over hvilke krav der er til det endelige produkt. Ud fra </w:t>
      </w:r>
      <w:proofErr w:type="spellStart"/>
      <w:r w:rsidRPr="00D15B61">
        <w:rPr>
          <w:rFonts w:ascii="Cambria" w:hAnsi="Cambria"/>
        </w:rPr>
        <w:t>use</w:t>
      </w:r>
      <w:proofErr w:type="spellEnd"/>
      <w:r w:rsidRPr="00D15B61">
        <w:rPr>
          <w:rFonts w:ascii="Cambria" w:hAnsi="Cambria"/>
        </w:rPr>
        <w:t xml:space="preserve"> cases kan der opstilles en accepttest og arkitekturen kan påbegyndes. Arkitekturen er delt op i 2 faser</w:t>
      </w:r>
      <w:r w:rsidR="00CB0DAC" w:rsidRPr="00D15B61">
        <w:rPr>
          <w:rFonts w:ascii="Cambria" w:hAnsi="Cambria"/>
        </w:rPr>
        <w:t>:</w:t>
      </w:r>
      <w:r w:rsidRPr="00D15B61">
        <w:rPr>
          <w:rFonts w:ascii="Cambria" w:hAnsi="Cambria"/>
        </w:rPr>
        <w:t xml:space="preserve"> arkitektur</w:t>
      </w:r>
      <w:r w:rsidR="00CB0DAC" w:rsidRPr="00D15B61">
        <w:rPr>
          <w:rFonts w:ascii="Cambria" w:hAnsi="Cambria"/>
        </w:rPr>
        <w:t>-</w:t>
      </w:r>
      <w:r w:rsidRPr="00D15B61">
        <w:rPr>
          <w:rFonts w:ascii="Cambria" w:hAnsi="Cambria"/>
        </w:rPr>
        <w:t xml:space="preserve"> og design</w:t>
      </w:r>
      <w:r w:rsidR="00254745" w:rsidRPr="00D15B61">
        <w:rPr>
          <w:rFonts w:ascii="Cambria" w:hAnsi="Cambria"/>
        </w:rPr>
        <w:t>-fasen</w:t>
      </w:r>
      <w:r w:rsidRPr="00D15B61">
        <w:rPr>
          <w:rFonts w:ascii="Cambria" w:hAnsi="Cambria"/>
        </w:rPr>
        <w:t>. Produktet opdeles i moduler og uddelegeres til grupper, for at udligne arbejdet, eller eventuelt for at kompensere for styrker og svagheder. Integrationen sker oftest løbende med arkitekturen, alt efter hvor krævende det er. Til sidst tjekker man hvorvidt det færdig udviklet produkt lever op til de accepttest, der blev erklæret i starten af projektet. I dette tilfælde kunne det dog ikke lade sig gøre at skabe produktet i virkeligheden, eftersom der ikke har været adgang til skolen på grund af Corona-</w:t>
      </w:r>
      <w:r w:rsidR="00793EE0" w:rsidRPr="00D15B61">
        <w:rPr>
          <w:rFonts w:ascii="Cambria" w:hAnsi="Cambria"/>
        </w:rPr>
        <w:t>pandemien</w:t>
      </w:r>
      <w:r w:rsidRPr="00D15B61">
        <w:rPr>
          <w:rFonts w:ascii="Cambria" w:hAnsi="Cambria"/>
        </w:rPr>
        <w:t>. Derfor er de to sidste trin, integration og accepttest ikke lige så dybdegående, som de kunne have været og implementering er helt fjernet.</w:t>
      </w:r>
      <w:r w:rsidR="009F4DE8" w:rsidRPr="00D15B61">
        <w:rPr>
          <w:rFonts w:ascii="Cambria" w:hAnsi="Cambria"/>
        </w:rPr>
        <w:t xml:space="preserve"> </w:t>
      </w:r>
    </w:p>
    <w:p w14:paraId="327018A7" w14:textId="4524DF19" w:rsidR="00070D01" w:rsidRPr="00D15B61" w:rsidRDefault="00A566FC" w:rsidP="003A046A">
      <w:pPr>
        <w:spacing w:line="276" w:lineRule="auto"/>
        <w:jc w:val="both"/>
        <w:rPr>
          <w:rFonts w:ascii="Cambria" w:hAnsi="Cambria"/>
        </w:rPr>
      </w:pPr>
      <w:r w:rsidRPr="00D15B61">
        <w:rPr>
          <w:rFonts w:ascii="Cambria" w:hAnsi="Cambria"/>
        </w:rPr>
        <w:t xml:space="preserve">Det gode ved </w:t>
      </w:r>
      <w:r w:rsidR="00167C92" w:rsidRPr="00D15B61">
        <w:rPr>
          <w:rFonts w:ascii="Cambria" w:hAnsi="Cambria"/>
        </w:rPr>
        <w:t>at bruge en udviklingsmodel er</w:t>
      </w:r>
      <w:r w:rsidR="00335711" w:rsidRPr="00D15B61">
        <w:rPr>
          <w:rFonts w:ascii="Cambria" w:hAnsi="Cambria"/>
        </w:rPr>
        <w:t>,</w:t>
      </w:r>
      <w:r w:rsidR="00167C92" w:rsidRPr="00D15B61">
        <w:rPr>
          <w:rFonts w:ascii="Cambria" w:hAnsi="Cambria"/>
        </w:rPr>
        <w:t xml:space="preserve"> at man er sikker på at det produkt man </w:t>
      </w:r>
      <w:r w:rsidR="00C9518A" w:rsidRPr="00D15B61">
        <w:rPr>
          <w:rFonts w:ascii="Cambria" w:hAnsi="Cambria"/>
        </w:rPr>
        <w:t>skaber,</w:t>
      </w:r>
      <w:r w:rsidR="00167C92" w:rsidRPr="00D15B61">
        <w:rPr>
          <w:rFonts w:ascii="Cambria" w:hAnsi="Cambria"/>
        </w:rPr>
        <w:t xml:space="preserve"> er brugbart, kost-effektivt </w:t>
      </w:r>
      <w:r w:rsidR="00E31DC7" w:rsidRPr="00D15B61">
        <w:rPr>
          <w:rFonts w:ascii="Cambria" w:hAnsi="Cambria"/>
        </w:rPr>
        <w:t xml:space="preserve">og </w:t>
      </w:r>
      <w:r w:rsidR="00335711" w:rsidRPr="00D15B61">
        <w:rPr>
          <w:rFonts w:ascii="Cambria" w:hAnsi="Cambria"/>
        </w:rPr>
        <w:t xml:space="preserve">har de rigtige egenskaber. Hvis der ikke blev brugt en udviklingsmodel, ville hele projektet være blevet lavet ud fra </w:t>
      </w:r>
      <w:r w:rsidR="000C510D" w:rsidRPr="00D15B61">
        <w:rPr>
          <w:rFonts w:ascii="Cambria" w:hAnsi="Cambria"/>
        </w:rPr>
        <w:t xml:space="preserve">toppen af ens hoved. Dette er også bedre kendt som </w:t>
      </w:r>
      <w:r w:rsidR="00C9518A" w:rsidRPr="00D15B61">
        <w:rPr>
          <w:rFonts w:ascii="Cambria" w:hAnsi="Cambria"/>
        </w:rPr>
        <w:t>Agile metoden</w:t>
      </w:r>
      <w:r w:rsidR="0026055E" w:rsidRPr="00D15B61">
        <w:rPr>
          <w:rFonts w:ascii="Cambria" w:hAnsi="Cambria"/>
        </w:rPr>
        <w:t xml:space="preserve">. Denne metode er bedre egnet til kodnings projekter, som ikke har </w:t>
      </w:r>
      <w:r w:rsidR="005B40CD" w:rsidRPr="00D15B61">
        <w:rPr>
          <w:rFonts w:ascii="Cambria" w:hAnsi="Cambria"/>
        </w:rPr>
        <w:t xml:space="preserve">stor del hardware ind over sig. </w:t>
      </w:r>
      <w:r w:rsidR="009D1DE1" w:rsidRPr="00D15B61">
        <w:rPr>
          <w:rFonts w:ascii="Cambria" w:hAnsi="Cambria"/>
        </w:rPr>
        <w:t xml:space="preserve">Hvor </w:t>
      </w:r>
      <w:r w:rsidR="009007A3" w:rsidRPr="00D15B61">
        <w:rPr>
          <w:rFonts w:ascii="Cambria" w:hAnsi="Cambria"/>
        </w:rPr>
        <w:t>ASE-modellen er en metode</w:t>
      </w:r>
      <w:r w:rsidR="002A4EFC" w:rsidRPr="00D15B61">
        <w:rPr>
          <w:rFonts w:ascii="Cambria" w:hAnsi="Cambria"/>
        </w:rPr>
        <w:t>,</w:t>
      </w:r>
      <w:r w:rsidR="009007A3" w:rsidRPr="00D15B61">
        <w:rPr>
          <w:rFonts w:ascii="Cambria" w:hAnsi="Cambria"/>
        </w:rPr>
        <w:t xml:space="preserve"> som</w:t>
      </w:r>
      <w:r w:rsidR="009D1DE1" w:rsidRPr="00D15B61">
        <w:rPr>
          <w:rFonts w:ascii="Cambria" w:hAnsi="Cambria"/>
        </w:rPr>
        <w:t xml:space="preserve"> læne</w:t>
      </w:r>
      <w:r w:rsidR="009007A3" w:rsidRPr="00D15B61">
        <w:rPr>
          <w:rFonts w:ascii="Cambria" w:hAnsi="Cambria"/>
        </w:rPr>
        <w:t>r</w:t>
      </w:r>
      <w:r w:rsidR="009D1DE1" w:rsidRPr="00D15B61">
        <w:rPr>
          <w:rFonts w:ascii="Cambria" w:hAnsi="Cambria"/>
        </w:rPr>
        <w:t xml:space="preserve"> sig mere op ad </w:t>
      </w:r>
      <w:r w:rsidR="009007A3" w:rsidRPr="00D15B61">
        <w:rPr>
          <w:rFonts w:ascii="Cambria" w:hAnsi="Cambria"/>
        </w:rPr>
        <w:t>RUP-metoden</w:t>
      </w:r>
      <w:r w:rsidR="009D1DE1" w:rsidRPr="00D15B61">
        <w:rPr>
          <w:rFonts w:ascii="Cambria" w:hAnsi="Cambria"/>
        </w:rPr>
        <w:t>, som er basere</w:t>
      </w:r>
      <w:r w:rsidR="009007A3" w:rsidRPr="00D15B61">
        <w:rPr>
          <w:rFonts w:ascii="Cambria" w:hAnsi="Cambria"/>
        </w:rPr>
        <w:t>t</w:t>
      </w:r>
      <w:r w:rsidR="009D1DE1" w:rsidRPr="00D15B61">
        <w:rPr>
          <w:rFonts w:ascii="Cambria" w:hAnsi="Cambria"/>
        </w:rPr>
        <w:t xml:space="preserve"> på 4 principper: </w:t>
      </w:r>
    </w:p>
    <w:p w14:paraId="5BE31921" w14:textId="77777777" w:rsidR="00070D01" w:rsidRPr="00352862" w:rsidRDefault="00070D01" w:rsidP="001E6B80">
      <w:pPr>
        <w:pStyle w:val="Listeafsnit"/>
        <w:numPr>
          <w:ilvl w:val="0"/>
          <w:numId w:val="1"/>
        </w:numPr>
        <w:spacing w:line="276" w:lineRule="auto"/>
        <w:jc w:val="both"/>
        <w:rPr>
          <w:rFonts w:ascii="Cambria" w:hAnsi="Cambria"/>
        </w:rPr>
      </w:pPr>
      <w:proofErr w:type="spellStart"/>
      <w:r w:rsidRPr="00352862">
        <w:rPr>
          <w:rFonts w:ascii="Cambria" w:hAnsi="Cambria"/>
        </w:rPr>
        <w:lastRenderedPageBreak/>
        <w:t>Inception</w:t>
      </w:r>
      <w:proofErr w:type="spellEnd"/>
      <w:r w:rsidRPr="00352862">
        <w:rPr>
          <w:rFonts w:ascii="Cambria" w:hAnsi="Cambria"/>
        </w:rPr>
        <w:t xml:space="preserve">, forståelsen af hvad man bygger. </w:t>
      </w:r>
    </w:p>
    <w:p w14:paraId="21BE93CE" w14:textId="682F523A" w:rsidR="00070D01" w:rsidRPr="00352862" w:rsidRDefault="00070D01" w:rsidP="001E6B80">
      <w:pPr>
        <w:pStyle w:val="Listeafsnit"/>
        <w:numPr>
          <w:ilvl w:val="0"/>
          <w:numId w:val="1"/>
        </w:numPr>
        <w:spacing w:line="276" w:lineRule="auto"/>
        <w:jc w:val="both"/>
        <w:rPr>
          <w:rFonts w:ascii="Cambria" w:hAnsi="Cambria"/>
        </w:rPr>
      </w:pPr>
      <w:proofErr w:type="spellStart"/>
      <w:r w:rsidRPr="00352862">
        <w:rPr>
          <w:rFonts w:ascii="Cambria" w:hAnsi="Cambria"/>
        </w:rPr>
        <w:t>Elaboration</w:t>
      </w:r>
      <w:proofErr w:type="spellEnd"/>
      <w:r w:rsidRPr="00352862">
        <w:rPr>
          <w:rFonts w:ascii="Cambria" w:hAnsi="Cambria"/>
        </w:rPr>
        <w:t xml:space="preserve">, </w:t>
      </w:r>
      <w:r w:rsidR="00705141" w:rsidRPr="00352862">
        <w:rPr>
          <w:rFonts w:ascii="Cambria" w:hAnsi="Cambria"/>
        </w:rPr>
        <w:t>forståelsen af hvordan man bygger det.</w:t>
      </w:r>
    </w:p>
    <w:p w14:paraId="7A7265EA" w14:textId="5A97E12D" w:rsidR="00705141" w:rsidRPr="00352862" w:rsidRDefault="00705141" w:rsidP="001E6B80">
      <w:pPr>
        <w:pStyle w:val="Listeafsnit"/>
        <w:numPr>
          <w:ilvl w:val="0"/>
          <w:numId w:val="1"/>
        </w:numPr>
        <w:spacing w:line="276" w:lineRule="auto"/>
        <w:jc w:val="both"/>
        <w:rPr>
          <w:rFonts w:ascii="Cambria" w:hAnsi="Cambria"/>
        </w:rPr>
      </w:pPr>
      <w:r w:rsidRPr="00352862">
        <w:rPr>
          <w:rFonts w:ascii="Cambria" w:hAnsi="Cambria"/>
        </w:rPr>
        <w:t>Construction, bygningen af produktet.</w:t>
      </w:r>
    </w:p>
    <w:p w14:paraId="0FA668F9" w14:textId="55D8A235" w:rsidR="00705141" w:rsidRPr="00352862" w:rsidRDefault="00705141" w:rsidP="001E6B80">
      <w:pPr>
        <w:pStyle w:val="Listeafsnit"/>
        <w:numPr>
          <w:ilvl w:val="0"/>
          <w:numId w:val="1"/>
        </w:numPr>
        <w:spacing w:line="276" w:lineRule="auto"/>
        <w:jc w:val="both"/>
        <w:rPr>
          <w:rFonts w:ascii="Cambria" w:hAnsi="Cambria"/>
        </w:rPr>
      </w:pPr>
      <w:proofErr w:type="spellStart"/>
      <w:r w:rsidRPr="00352862">
        <w:rPr>
          <w:rFonts w:ascii="Cambria" w:hAnsi="Cambria"/>
        </w:rPr>
        <w:t>Transistion</w:t>
      </w:r>
      <w:proofErr w:type="spellEnd"/>
      <w:r w:rsidRPr="00352862">
        <w:rPr>
          <w:rFonts w:ascii="Cambria" w:hAnsi="Cambria"/>
        </w:rPr>
        <w:t xml:space="preserve">, </w:t>
      </w:r>
      <w:r w:rsidR="002A4EFC" w:rsidRPr="00352862">
        <w:rPr>
          <w:rFonts w:ascii="Cambria" w:hAnsi="Cambria"/>
        </w:rPr>
        <w:t xml:space="preserve">brug, sælg og udbredelse af produktet. </w:t>
      </w:r>
    </w:p>
    <w:p w14:paraId="72D3B2A7" w14:textId="77777777" w:rsidR="00E41B20" w:rsidRPr="00D15B61" w:rsidRDefault="00E41B20" w:rsidP="003A046A">
      <w:pPr>
        <w:spacing w:line="276" w:lineRule="auto"/>
        <w:jc w:val="both"/>
        <w:rPr>
          <w:rFonts w:ascii="Cambria" w:hAnsi="Cambria"/>
        </w:rPr>
      </w:pPr>
    </w:p>
    <w:p w14:paraId="0B508CC3" w14:textId="77777777" w:rsidR="00026DF6" w:rsidRPr="00D15B61" w:rsidRDefault="00026DF6" w:rsidP="003A046A">
      <w:pPr>
        <w:spacing w:line="276" w:lineRule="auto"/>
        <w:jc w:val="both"/>
        <w:rPr>
          <w:rFonts w:ascii="Cambria" w:hAnsi="Cambria"/>
        </w:rPr>
      </w:pPr>
      <w:r w:rsidRPr="00D15B61">
        <w:rPr>
          <w:rFonts w:ascii="Cambria" w:hAnsi="Cambria"/>
        </w:rPr>
        <w:t xml:space="preserve">Til at beskrive arkitekturen er </w:t>
      </w:r>
      <w:proofErr w:type="spellStart"/>
      <w:r w:rsidRPr="00D15B61">
        <w:rPr>
          <w:rFonts w:ascii="Cambria" w:hAnsi="Cambria"/>
        </w:rPr>
        <w:t>SysML</w:t>
      </w:r>
      <w:proofErr w:type="spellEnd"/>
      <w:r w:rsidRPr="00D15B61">
        <w:rPr>
          <w:rFonts w:ascii="Cambria" w:hAnsi="Cambria"/>
        </w:rPr>
        <w:t xml:space="preserve"> blevet brugt, som er en videre udvikling af UML. Det bruges mest når der skal beskrives detaljeret design for både HW og SW. UML har dog fokus i softwaresystemer og </w:t>
      </w:r>
      <w:proofErr w:type="spellStart"/>
      <w:r w:rsidRPr="00D15B61">
        <w:rPr>
          <w:rFonts w:ascii="Cambria" w:hAnsi="Cambria"/>
        </w:rPr>
        <w:t>SysML</w:t>
      </w:r>
      <w:proofErr w:type="spellEnd"/>
      <w:r w:rsidRPr="00D15B61">
        <w:rPr>
          <w:rFonts w:ascii="Cambria" w:hAnsi="Cambria"/>
        </w:rPr>
        <w:t xml:space="preserve"> benyttes til systemer hvor både HW og SW indgår. </w:t>
      </w:r>
      <w:proofErr w:type="spellStart"/>
      <w:r w:rsidRPr="00D15B61">
        <w:rPr>
          <w:rFonts w:ascii="Cambria" w:hAnsi="Cambria"/>
        </w:rPr>
        <w:t>SysML</w:t>
      </w:r>
      <w:proofErr w:type="spellEnd"/>
      <w:r w:rsidRPr="00D15B61">
        <w:rPr>
          <w:rFonts w:ascii="Cambria" w:hAnsi="Cambria"/>
        </w:rPr>
        <w:t xml:space="preserve"> gør det nemt for andre at forstå og læse systemet, samt udviklerne/producenterne eftersom det er baseret på fastlagte standarder. Det giver altså et overblik over hvordan en idé bliver til produkt.</w:t>
      </w:r>
    </w:p>
    <w:p w14:paraId="1C8FD462" w14:textId="54C1A5E9" w:rsidR="006A08A8" w:rsidRPr="00D15B61" w:rsidRDefault="006A08A8" w:rsidP="003A046A">
      <w:pPr>
        <w:spacing w:line="276" w:lineRule="auto"/>
        <w:jc w:val="both"/>
        <w:rPr>
          <w:rFonts w:ascii="Cambria" w:hAnsi="Cambria"/>
        </w:rPr>
      </w:pPr>
      <w:r w:rsidRPr="00D15B61">
        <w:rPr>
          <w:rFonts w:ascii="Cambria" w:hAnsi="Cambria"/>
        </w:rPr>
        <w:t>UML bruges til at vise SW vha. klassediagrammer. Klassediagrammer illustrerer hvordan pakkeinddelingen i SW-delen forholder sig. Derudover bruges UML til at vise hvordan de enkelte klasser er koblet sammen i SW</w:t>
      </w:r>
      <w:r w:rsidR="009F112A" w:rsidRPr="00D15B61">
        <w:rPr>
          <w:rFonts w:ascii="Cambria" w:hAnsi="Cambria"/>
        </w:rPr>
        <w:t>. P</w:t>
      </w:r>
      <w:r w:rsidRPr="00D15B61">
        <w:rPr>
          <w:rFonts w:ascii="Cambria" w:hAnsi="Cambria"/>
        </w:rPr>
        <w:t>å den måde får man et overblik over systemets adfærd</w:t>
      </w:r>
      <w:r w:rsidR="00C6690D" w:rsidRPr="00D15B61">
        <w:rPr>
          <w:rFonts w:ascii="Cambria" w:hAnsi="Cambria"/>
        </w:rPr>
        <w:t>, som</w:t>
      </w:r>
      <w:r w:rsidRPr="00D15B61">
        <w:rPr>
          <w:rFonts w:ascii="Cambria" w:hAnsi="Cambria"/>
        </w:rPr>
        <w:t xml:space="preserve"> f.eks. </w:t>
      </w:r>
      <w:r w:rsidR="00C6690D" w:rsidRPr="00D15B61">
        <w:rPr>
          <w:rFonts w:ascii="Cambria" w:hAnsi="Cambria"/>
        </w:rPr>
        <w:t xml:space="preserve">med </w:t>
      </w:r>
      <w:r w:rsidRPr="00D15B61">
        <w:rPr>
          <w:rFonts w:ascii="Cambria" w:hAnsi="Cambria"/>
        </w:rPr>
        <w:t>en domænemodel</w:t>
      </w:r>
      <w:r w:rsidR="00DB2A18" w:rsidRPr="00D15B61">
        <w:rPr>
          <w:rFonts w:ascii="Cambria" w:hAnsi="Cambria"/>
        </w:rPr>
        <w:t>.</w:t>
      </w:r>
    </w:p>
    <w:p w14:paraId="4E5FA2FA" w14:textId="4F5C416F" w:rsidR="00205F40" w:rsidRPr="00D15B61" w:rsidRDefault="00953DF8" w:rsidP="003A046A">
      <w:pPr>
        <w:spacing w:line="276" w:lineRule="auto"/>
        <w:jc w:val="both"/>
        <w:rPr>
          <w:rFonts w:ascii="Cambria" w:hAnsi="Cambria"/>
        </w:rPr>
      </w:pPr>
      <w:r w:rsidRPr="00D15B61">
        <w:rPr>
          <w:rFonts w:ascii="Cambria" w:hAnsi="Cambria"/>
        </w:rPr>
        <w:t xml:space="preserve">Alle HW-delene blev bygget op i programmet </w:t>
      </w:r>
      <w:proofErr w:type="spellStart"/>
      <w:r w:rsidRPr="00D15B61">
        <w:rPr>
          <w:rFonts w:ascii="Cambria" w:hAnsi="Cambria"/>
        </w:rPr>
        <w:t>Multisim</w:t>
      </w:r>
      <w:proofErr w:type="spellEnd"/>
      <w:r w:rsidRPr="00D15B61">
        <w:rPr>
          <w:rFonts w:ascii="Cambria" w:hAnsi="Cambria"/>
        </w:rPr>
        <w:t xml:space="preserve">, som er et program der primært bliver brugt til at bygge og designe kredsløb. </w:t>
      </w:r>
      <w:proofErr w:type="spellStart"/>
      <w:r w:rsidRPr="00D15B61">
        <w:rPr>
          <w:rFonts w:ascii="Cambria" w:hAnsi="Cambria"/>
        </w:rPr>
        <w:t>Multisim</w:t>
      </w:r>
      <w:proofErr w:type="spellEnd"/>
      <w:r w:rsidRPr="00D15B61">
        <w:rPr>
          <w:rFonts w:ascii="Cambria" w:hAnsi="Cambria"/>
        </w:rPr>
        <w:t xml:space="preserve"> er dog et mere teoretisk program, eftersom simuleringsværktøjet ikke nødvendigvis stemmer overens med hvordan det virker i virkeligheden. Til at løse dette problem blev der brugt et program der hedder </w:t>
      </w:r>
      <w:proofErr w:type="spellStart"/>
      <w:r w:rsidRPr="00D15B61">
        <w:rPr>
          <w:rFonts w:ascii="Cambria" w:hAnsi="Cambria"/>
        </w:rPr>
        <w:t>MatLab</w:t>
      </w:r>
      <w:proofErr w:type="spellEnd"/>
      <w:r w:rsidRPr="00D15B61">
        <w:rPr>
          <w:rFonts w:ascii="Cambria" w:hAnsi="Cambria"/>
        </w:rPr>
        <w:t xml:space="preserve">, som har et indbygget simuleringsprogram kaldet </w:t>
      </w:r>
      <w:proofErr w:type="spellStart"/>
      <w:r w:rsidRPr="00D15B61">
        <w:rPr>
          <w:rFonts w:ascii="Cambria" w:hAnsi="Cambria"/>
        </w:rPr>
        <w:t>SimuLink</w:t>
      </w:r>
      <w:proofErr w:type="spellEnd"/>
      <w:r w:rsidRPr="00D15B61">
        <w:rPr>
          <w:rFonts w:ascii="Cambria" w:hAnsi="Cambria"/>
        </w:rPr>
        <w:t xml:space="preserve">. </w:t>
      </w:r>
      <w:proofErr w:type="spellStart"/>
      <w:r w:rsidRPr="00D15B61">
        <w:rPr>
          <w:rFonts w:ascii="Cambria" w:hAnsi="Cambria"/>
        </w:rPr>
        <w:t>SimuLink</w:t>
      </w:r>
      <w:proofErr w:type="spellEnd"/>
      <w:r w:rsidRPr="00D15B61">
        <w:rPr>
          <w:rFonts w:ascii="Cambria" w:hAnsi="Cambria"/>
        </w:rPr>
        <w:t xml:space="preserve"> gjorde det muligt at lave en simulering der viser hvordan kredsløbet cirka burde virke i virkeligheden med mere præcision. </w:t>
      </w:r>
      <w:r w:rsidR="00A54A59" w:rsidRPr="00D15B61">
        <w:rPr>
          <w:rFonts w:ascii="Cambria" w:hAnsi="Cambria"/>
        </w:rPr>
        <w:t>Koden blev skrevet i Visual</w:t>
      </w:r>
      <w:r w:rsidR="002D5D11" w:rsidRPr="00D15B61">
        <w:rPr>
          <w:rFonts w:ascii="Cambria" w:hAnsi="Cambria"/>
        </w:rPr>
        <w:t xml:space="preserve"> S</w:t>
      </w:r>
      <w:r w:rsidR="00A54A59" w:rsidRPr="00D15B61">
        <w:rPr>
          <w:rFonts w:ascii="Cambria" w:hAnsi="Cambria"/>
        </w:rPr>
        <w:t>tudio</w:t>
      </w:r>
      <w:r w:rsidR="002D5D11" w:rsidRPr="00D15B61">
        <w:rPr>
          <w:rFonts w:ascii="Cambria" w:hAnsi="Cambria"/>
        </w:rPr>
        <w:t xml:space="preserve">, som er et </w:t>
      </w:r>
      <w:r w:rsidR="002E5052" w:rsidRPr="00D15B61">
        <w:rPr>
          <w:rFonts w:ascii="Cambria" w:hAnsi="Cambria"/>
        </w:rPr>
        <w:t>kodningsprogram</w:t>
      </w:r>
      <w:r w:rsidR="002D5D11" w:rsidRPr="00D15B61">
        <w:rPr>
          <w:rFonts w:ascii="Cambria" w:hAnsi="Cambria"/>
        </w:rPr>
        <w:t xml:space="preserve">. </w:t>
      </w:r>
      <w:r w:rsidR="00A54A59" w:rsidRPr="00D15B61">
        <w:rPr>
          <w:rFonts w:ascii="Cambria" w:hAnsi="Cambria"/>
        </w:rPr>
        <w:t xml:space="preserve"> </w:t>
      </w:r>
    </w:p>
    <w:p w14:paraId="7692E057" w14:textId="7BB552E0" w:rsidR="00205F40" w:rsidRPr="00D15B61" w:rsidRDefault="00205F40" w:rsidP="003A046A">
      <w:pPr>
        <w:spacing w:line="276" w:lineRule="auto"/>
        <w:jc w:val="both"/>
        <w:rPr>
          <w:rFonts w:ascii="Cambria" w:hAnsi="Cambria"/>
        </w:rPr>
      </w:pPr>
    </w:p>
    <w:p w14:paraId="76396384" w14:textId="12ABC0CF" w:rsidR="00205F40" w:rsidRPr="00D15B61" w:rsidRDefault="00205F40" w:rsidP="003A046A">
      <w:pPr>
        <w:spacing w:line="276" w:lineRule="auto"/>
        <w:jc w:val="both"/>
        <w:rPr>
          <w:rFonts w:ascii="Cambria" w:hAnsi="Cambria"/>
        </w:rPr>
      </w:pPr>
    </w:p>
    <w:p w14:paraId="6210706E" w14:textId="2BB624BF" w:rsidR="00205F40" w:rsidRPr="00D15B61" w:rsidRDefault="00205F40" w:rsidP="003A046A">
      <w:pPr>
        <w:spacing w:line="276" w:lineRule="auto"/>
        <w:jc w:val="both"/>
        <w:rPr>
          <w:rFonts w:ascii="Cambria" w:hAnsi="Cambria"/>
        </w:rPr>
      </w:pPr>
    </w:p>
    <w:p w14:paraId="05AC85BD" w14:textId="469348AD" w:rsidR="00205F40" w:rsidRPr="00D15B61" w:rsidRDefault="00205F40" w:rsidP="003A046A">
      <w:pPr>
        <w:spacing w:line="276" w:lineRule="auto"/>
        <w:jc w:val="both"/>
        <w:rPr>
          <w:rFonts w:ascii="Cambria" w:hAnsi="Cambria"/>
        </w:rPr>
      </w:pPr>
    </w:p>
    <w:p w14:paraId="1B57E459" w14:textId="15DFF976" w:rsidR="00205F40" w:rsidRPr="00D15B61" w:rsidRDefault="00205F40" w:rsidP="003A046A">
      <w:pPr>
        <w:spacing w:line="276" w:lineRule="auto"/>
        <w:jc w:val="both"/>
        <w:rPr>
          <w:rFonts w:ascii="Cambria" w:hAnsi="Cambria"/>
        </w:rPr>
      </w:pPr>
    </w:p>
    <w:p w14:paraId="4C71D026" w14:textId="454B290E" w:rsidR="00205F40" w:rsidRPr="00D15B61" w:rsidRDefault="00205F40" w:rsidP="003A046A">
      <w:pPr>
        <w:spacing w:line="276" w:lineRule="auto"/>
        <w:jc w:val="both"/>
        <w:rPr>
          <w:rFonts w:ascii="Cambria" w:hAnsi="Cambria"/>
        </w:rPr>
      </w:pPr>
    </w:p>
    <w:p w14:paraId="6F72E376" w14:textId="258D1CDB" w:rsidR="00205F40" w:rsidRPr="00D15B61" w:rsidRDefault="00205F40" w:rsidP="003A046A">
      <w:pPr>
        <w:spacing w:line="276" w:lineRule="auto"/>
        <w:jc w:val="both"/>
        <w:rPr>
          <w:rFonts w:ascii="Cambria" w:hAnsi="Cambria"/>
        </w:rPr>
      </w:pPr>
    </w:p>
    <w:p w14:paraId="3198C21F" w14:textId="4C5BDA74" w:rsidR="00205F40" w:rsidRPr="00D15B61" w:rsidRDefault="00205F40" w:rsidP="003A046A">
      <w:pPr>
        <w:spacing w:line="276" w:lineRule="auto"/>
        <w:jc w:val="both"/>
        <w:rPr>
          <w:rFonts w:ascii="Cambria" w:hAnsi="Cambria"/>
        </w:rPr>
      </w:pPr>
    </w:p>
    <w:p w14:paraId="7AD88102" w14:textId="5EDA2701" w:rsidR="00205F40" w:rsidRPr="00D15B61" w:rsidRDefault="00205F40" w:rsidP="003A046A">
      <w:pPr>
        <w:spacing w:line="276" w:lineRule="auto"/>
        <w:jc w:val="both"/>
        <w:rPr>
          <w:rFonts w:ascii="Cambria" w:hAnsi="Cambria"/>
        </w:rPr>
      </w:pPr>
    </w:p>
    <w:p w14:paraId="7217462C" w14:textId="01EC0D02" w:rsidR="00205F40" w:rsidRPr="00D15B61" w:rsidRDefault="00205F40" w:rsidP="003A046A">
      <w:pPr>
        <w:spacing w:line="276" w:lineRule="auto"/>
        <w:jc w:val="both"/>
        <w:rPr>
          <w:rFonts w:ascii="Cambria" w:hAnsi="Cambria"/>
        </w:rPr>
      </w:pPr>
    </w:p>
    <w:p w14:paraId="57BBC57D" w14:textId="59943C5B" w:rsidR="00205F40" w:rsidRPr="00D15B61" w:rsidRDefault="00205F40" w:rsidP="003A046A">
      <w:pPr>
        <w:spacing w:line="276" w:lineRule="auto"/>
        <w:jc w:val="both"/>
        <w:rPr>
          <w:rFonts w:ascii="Cambria" w:hAnsi="Cambria"/>
        </w:rPr>
      </w:pPr>
    </w:p>
    <w:p w14:paraId="688FBDEA" w14:textId="77777777" w:rsidR="0030469A" w:rsidRPr="00D15B61" w:rsidRDefault="0030469A" w:rsidP="003A046A">
      <w:pPr>
        <w:spacing w:line="276" w:lineRule="auto"/>
        <w:jc w:val="both"/>
        <w:rPr>
          <w:rFonts w:ascii="Cambria" w:hAnsi="Cambria"/>
        </w:rPr>
      </w:pPr>
    </w:p>
    <w:p w14:paraId="1C59FD8B" w14:textId="2FC8C8C6" w:rsidR="00DD0E1E" w:rsidRPr="001E6B80" w:rsidRDefault="00DD0E1E" w:rsidP="003A046A">
      <w:pPr>
        <w:pStyle w:val="Overskrift1"/>
        <w:spacing w:line="276" w:lineRule="auto"/>
        <w:jc w:val="both"/>
        <w:rPr>
          <w:rFonts w:ascii="Cambria" w:hAnsi="Cambria"/>
        </w:rPr>
      </w:pPr>
      <w:r w:rsidRPr="001E6B80">
        <w:rPr>
          <w:rFonts w:ascii="Cambria" w:hAnsi="Cambria"/>
        </w:rPr>
        <w:lastRenderedPageBreak/>
        <w:t>Discord</w:t>
      </w:r>
    </w:p>
    <w:p w14:paraId="33DFADD7" w14:textId="10CCEBAD" w:rsidR="00084C4A" w:rsidRPr="00D15B61" w:rsidRDefault="005074BD" w:rsidP="003A046A">
      <w:pPr>
        <w:spacing w:line="276" w:lineRule="auto"/>
        <w:jc w:val="both"/>
        <w:rPr>
          <w:rFonts w:ascii="Cambria" w:hAnsi="Cambria"/>
        </w:rPr>
      </w:pPr>
      <w:r w:rsidRPr="00D15B61">
        <w:rPr>
          <w:rFonts w:ascii="Cambria" w:hAnsi="Cambria"/>
        </w:rPr>
        <w:t xml:space="preserve">Discord blev brugt til at </w:t>
      </w:r>
      <w:r w:rsidR="005F1B46" w:rsidRPr="00D15B61">
        <w:rPr>
          <w:rFonts w:ascii="Cambria" w:hAnsi="Cambria"/>
        </w:rPr>
        <w:t xml:space="preserve">sende og dele informationer, samt arbejde sammen og diskutere. </w:t>
      </w:r>
      <w:r w:rsidR="00AE437A" w:rsidRPr="00D15B61">
        <w:rPr>
          <w:rFonts w:ascii="Cambria" w:hAnsi="Cambria"/>
        </w:rPr>
        <w:t>Discord er et program hvor adskillige personer kan snakke, skrive</w:t>
      </w:r>
      <w:r w:rsidR="00115BB7" w:rsidRPr="00D15B61">
        <w:rPr>
          <w:rFonts w:ascii="Cambria" w:hAnsi="Cambria"/>
        </w:rPr>
        <w:t>,</w:t>
      </w:r>
      <w:r w:rsidR="00AE437A" w:rsidRPr="00D15B61">
        <w:rPr>
          <w:rFonts w:ascii="Cambria" w:hAnsi="Cambria"/>
        </w:rPr>
        <w:t xml:space="preserve"> videochatte sammen</w:t>
      </w:r>
      <w:r w:rsidR="008D4A87" w:rsidRPr="00D15B61">
        <w:rPr>
          <w:rFonts w:ascii="Cambria" w:hAnsi="Cambria"/>
        </w:rPr>
        <w:t xml:space="preserve"> og dele skærm</w:t>
      </w:r>
      <w:r w:rsidR="00AE437A" w:rsidRPr="00D15B61">
        <w:rPr>
          <w:rFonts w:ascii="Cambria" w:hAnsi="Cambria"/>
        </w:rPr>
        <w:t>. Det er et redskab som største delen af gruppen er bekendt med og har tidligere erfaringer</w:t>
      </w:r>
      <w:r w:rsidR="00046ED2" w:rsidRPr="00D15B61">
        <w:rPr>
          <w:rFonts w:ascii="Cambria" w:hAnsi="Cambria"/>
        </w:rPr>
        <w:t xml:space="preserve"> med,</w:t>
      </w:r>
      <w:r w:rsidR="00AE437A" w:rsidRPr="00D15B61">
        <w:rPr>
          <w:rFonts w:ascii="Cambria" w:hAnsi="Cambria"/>
        </w:rPr>
        <w:t xml:space="preserve"> enden privat eller fagligt</w:t>
      </w:r>
      <w:r w:rsidR="00046ED2" w:rsidRPr="00D15B61">
        <w:rPr>
          <w:rFonts w:ascii="Cambria" w:hAnsi="Cambria"/>
        </w:rPr>
        <w:t xml:space="preserve">. </w:t>
      </w:r>
    </w:p>
    <w:p w14:paraId="1920D21A" w14:textId="1B44E190" w:rsidR="00084C4A" w:rsidRPr="00D15B61" w:rsidRDefault="00046ED2" w:rsidP="003A046A">
      <w:pPr>
        <w:spacing w:line="276" w:lineRule="auto"/>
        <w:jc w:val="both"/>
        <w:rPr>
          <w:rFonts w:ascii="Cambria" w:hAnsi="Cambria"/>
        </w:rPr>
      </w:pPr>
      <w:r w:rsidRPr="00D15B61">
        <w:rPr>
          <w:rFonts w:ascii="Cambria" w:hAnsi="Cambria"/>
        </w:rPr>
        <w:t xml:space="preserve">Overordnet gjorde det arbejdet meget nemmere eftersom man kan skabe kanaler på </w:t>
      </w:r>
      <w:r w:rsidR="00727CB3" w:rsidRPr="00D15B61">
        <w:rPr>
          <w:rFonts w:ascii="Cambria" w:hAnsi="Cambria"/>
        </w:rPr>
        <w:t xml:space="preserve">den Discord server man bruger, som bliver tildelt til forskellige grupper. Dette kan f.eks. være en kanal til </w:t>
      </w:r>
      <w:r w:rsidR="00A45F98" w:rsidRPr="00D15B61">
        <w:rPr>
          <w:rFonts w:ascii="Cambria" w:hAnsi="Cambria"/>
        </w:rPr>
        <w:t>hardwaredelen</w:t>
      </w:r>
      <w:r w:rsidR="00727CB3" w:rsidRPr="00D15B61">
        <w:rPr>
          <w:rFonts w:ascii="Cambria" w:hAnsi="Cambria"/>
        </w:rPr>
        <w:t xml:space="preserve"> eller software</w:t>
      </w:r>
      <w:r w:rsidR="00A45F98" w:rsidRPr="00D15B61">
        <w:rPr>
          <w:rFonts w:ascii="Cambria" w:hAnsi="Cambria"/>
        </w:rPr>
        <w:t>delen</w:t>
      </w:r>
      <w:r w:rsidR="00727CB3" w:rsidRPr="00D15B61">
        <w:rPr>
          <w:rFonts w:ascii="Cambria" w:hAnsi="Cambria"/>
        </w:rPr>
        <w:t xml:space="preserve">, se </w:t>
      </w:r>
      <w:r w:rsidR="00084C4A" w:rsidRPr="001E6B80">
        <w:rPr>
          <w:rFonts w:ascii="Cambria" w:hAnsi="Cambria"/>
        </w:rPr>
        <w:fldChar w:fldCharType="begin"/>
      </w:r>
      <w:r w:rsidR="00084C4A" w:rsidRPr="00D15B61">
        <w:rPr>
          <w:rFonts w:ascii="Cambria" w:hAnsi="Cambria"/>
        </w:rPr>
        <w:instrText xml:space="preserve"> REF _Ref43042145 \h </w:instrText>
      </w:r>
      <w:r w:rsidR="00D15B61">
        <w:rPr>
          <w:rFonts w:ascii="Cambria" w:hAnsi="Cambria"/>
        </w:rPr>
        <w:instrText xml:space="preserve"> \* MERGEFORMAT </w:instrText>
      </w:r>
      <w:r w:rsidR="00084C4A" w:rsidRPr="001E6B80">
        <w:rPr>
          <w:rFonts w:ascii="Cambria" w:hAnsi="Cambria"/>
        </w:rPr>
      </w:r>
      <w:r w:rsidR="00084C4A" w:rsidRPr="001E6B80">
        <w:rPr>
          <w:rFonts w:ascii="Cambria" w:hAnsi="Cambria"/>
        </w:rPr>
        <w:fldChar w:fldCharType="separate"/>
      </w:r>
      <w:ins w:id="3" w:author="Frederik" w:date="2020-06-14T16:53:00Z">
        <w:r w:rsidR="00BB0193" w:rsidRPr="001E6B80">
          <w:rPr>
            <w:rFonts w:ascii="Cambria" w:hAnsi="Cambria"/>
          </w:rPr>
          <w:t xml:space="preserve">Figur </w:t>
        </w:r>
        <w:r w:rsidR="00BB0193">
          <w:rPr>
            <w:rFonts w:ascii="Cambria" w:hAnsi="Cambria"/>
            <w:noProof/>
          </w:rPr>
          <w:t>2</w:t>
        </w:r>
      </w:ins>
      <w:del w:id="4" w:author="Frederik" w:date="2020-06-14T16:53:00Z">
        <w:r w:rsidR="00D53678" w:rsidRPr="001E6B80" w:rsidDel="00BB0193">
          <w:rPr>
            <w:rFonts w:ascii="Cambria" w:hAnsi="Cambria"/>
          </w:rPr>
          <w:delText xml:space="preserve">Figur </w:delText>
        </w:r>
        <w:r w:rsidR="00D53678" w:rsidDel="00BB0193">
          <w:rPr>
            <w:rFonts w:ascii="Cambria" w:hAnsi="Cambria"/>
            <w:noProof/>
          </w:rPr>
          <w:delText>2</w:delText>
        </w:r>
      </w:del>
      <w:r w:rsidR="00084C4A" w:rsidRPr="001E6B80">
        <w:rPr>
          <w:rFonts w:ascii="Cambria" w:hAnsi="Cambria"/>
        </w:rPr>
        <w:fldChar w:fldCharType="end"/>
      </w:r>
      <w:r w:rsidR="00727CB3" w:rsidRPr="00D15B61">
        <w:rPr>
          <w:rFonts w:ascii="Cambria" w:hAnsi="Cambria"/>
        </w:rPr>
        <w:t xml:space="preserve">. </w:t>
      </w:r>
    </w:p>
    <w:p w14:paraId="049E037C" w14:textId="271CDB96" w:rsidR="00A945E8" w:rsidRPr="00D15B61" w:rsidRDefault="00A45F98" w:rsidP="003A046A">
      <w:pPr>
        <w:spacing w:line="276" w:lineRule="auto"/>
        <w:jc w:val="both"/>
        <w:rPr>
          <w:rFonts w:ascii="Cambria" w:hAnsi="Cambria"/>
        </w:rPr>
      </w:pPr>
      <w:r w:rsidRPr="00D15B61">
        <w:rPr>
          <w:rFonts w:ascii="Cambria" w:hAnsi="Cambria"/>
        </w:rPr>
        <w:t xml:space="preserve">Discord gjorde det også nemmere at holde møder, eftersom det er muligt at se hvem der er online og hvem der ikke er. </w:t>
      </w:r>
      <w:r w:rsidR="006D1133" w:rsidRPr="00D15B61">
        <w:rPr>
          <w:rFonts w:ascii="Cambria" w:hAnsi="Cambria"/>
        </w:rPr>
        <w:t xml:space="preserve">Generelt skabte discord et mere bruger venligt arbejdsplads for gruppen, eftersom der ikke var mulighed for at mødes i </w:t>
      </w:r>
      <w:r w:rsidR="00C064CF" w:rsidRPr="00D15B61">
        <w:rPr>
          <w:rFonts w:ascii="Cambria" w:hAnsi="Cambria"/>
        </w:rPr>
        <w:t xml:space="preserve">virkeligheden. </w:t>
      </w:r>
    </w:p>
    <w:p w14:paraId="5E1BF681" w14:textId="1BF72B19" w:rsidR="00727CB3" w:rsidRPr="001E6B80" w:rsidRDefault="00E00EA5" w:rsidP="003A046A">
      <w:pPr>
        <w:keepNext/>
        <w:spacing w:line="276" w:lineRule="auto"/>
        <w:jc w:val="both"/>
        <w:rPr>
          <w:rFonts w:ascii="Cambria" w:hAnsi="Cambria"/>
        </w:rPr>
      </w:pPr>
      <w:r w:rsidRPr="001E6B80">
        <w:rPr>
          <w:rFonts w:ascii="Cambria" w:hAnsi="Cambria"/>
          <w:noProof/>
        </w:rPr>
        <w:drawing>
          <wp:inline distT="0" distB="0" distL="0" distR="0" wp14:anchorId="743D2470" wp14:editId="5C810236">
            <wp:extent cx="6120130" cy="3423920"/>
            <wp:effectExtent l="0" t="0" r="0"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23920"/>
                    </a:xfrm>
                    <a:prstGeom prst="rect">
                      <a:avLst/>
                    </a:prstGeom>
                  </pic:spPr>
                </pic:pic>
              </a:graphicData>
            </a:graphic>
          </wp:inline>
        </w:drawing>
      </w:r>
    </w:p>
    <w:p w14:paraId="016BD9F3" w14:textId="486DD211" w:rsidR="00F6389B" w:rsidRDefault="00727CB3" w:rsidP="001E6B80">
      <w:pPr>
        <w:pStyle w:val="Billedtekst"/>
        <w:spacing w:line="276" w:lineRule="auto"/>
        <w:jc w:val="center"/>
        <w:rPr>
          <w:rFonts w:ascii="Cambria" w:hAnsi="Cambria"/>
        </w:rPr>
      </w:pPr>
      <w:bookmarkStart w:id="5" w:name="_Ref43042145"/>
      <w:r w:rsidRPr="001E6B80">
        <w:rPr>
          <w:rFonts w:ascii="Cambria" w:hAnsi="Cambria"/>
        </w:rPr>
        <w:t xml:space="preserve">Figur </w:t>
      </w:r>
      <w:r w:rsidR="00676E57" w:rsidRPr="001E6B80">
        <w:rPr>
          <w:rFonts w:ascii="Cambria" w:hAnsi="Cambria"/>
        </w:rPr>
        <w:fldChar w:fldCharType="begin"/>
      </w:r>
      <w:r w:rsidR="00676E57" w:rsidRPr="001E6B80">
        <w:rPr>
          <w:rFonts w:ascii="Cambria" w:hAnsi="Cambria"/>
        </w:rPr>
        <w:instrText xml:space="preserve"> SEQ Figur \* ARABIC </w:instrText>
      </w:r>
      <w:r w:rsidR="00676E57" w:rsidRPr="001E6B80">
        <w:rPr>
          <w:rFonts w:ascii="Cambria" w:hAnsi="Cambria"/>
        </w:rPr>
        <w:fldChar w:fldCharType="separate"/>
      </w:r>
      <w:r w:rsidR="00BB0193">
        <w:rPr>
          <w:rFonts w:ascii="Cambria" w:hAnsi="Cambria"/>
          <w:noProof/>
        </w:rPr>
        <w:t>2</w:t>
      </w:r>
      <w:r w:rsidR="00676E57" w:rsidRPr="001E6B80">
        <w:rPr>
          <w:rFonts w:ascii="Cambria" w:hAnsi="Cambria"/>
        </w:rPr>
        <w:fldChar w:fldCharType="end"/>
      </w:r>
      <w:bookmarkEnd w:id="5"/>
      <w:r w:rsidRPr="001E6B80">
        <w:rPr>
          <w:rFonts w:ascii="Cambria" w:hAnsi="Cambria"/>
        </w:rPr>
        <w:t xml:space="preserve"> - Discord server</w:t>
      </w:r>
    </w:p>
    <w:p w14:paraId="24EE97C0" w14:textId="704061B6" w:rsidR="000B56E2" w:rsidRDefault="000B56E2" w:rsidP="000B56E2"/>
    <w:p w14:paraId="70F16F76" w14:textId="794DF4E1" w:rsidR="000B56E2" w:rsidRDefault="000B56E2" w:rsidP="000B56E2"/>
    <w:p w14:paraId="3EB8550C" w14:textId="40A38A32" w:rsidR="000B56E2" w:rsidRDefault="000B56E2" w:rsidP="000B56E2"/>
    <w:p w14:paraId="5CF97C06" w14:textId="6A17E68B" w:rsidR="000B56E2" w:rsidRDefault="000B56E2" w:rsidP="000B56E2"/>
    <w:p w14:paraId="31F43FB5" w14:textId="023CDB19" w:rsidR="000B56E2" w:rsidRDefault="000B56E2" w:rsidP="000B56E2"/>
    <w:p w14:paraId="73AE0779" w14:textId="77777777" w:rsidR="000B56E2" w:rsidRPr="000B56E2" w:rsidRDefault="000B56E2" w:rsidP="000B56E2"/>
    <w:p w14:paraId="298D8EB3" w14:textId="77777777" w:rsidR="00C96782" w:rsidRPr="001E6B80" w:rsidRDefault="00C96782" w:rsidP="00C96782">
      <w:pPr>
        <w:pStyle w:val="Overskrift1"/>
        <w:spacing w:line="276" w:lineRule="auto"/>
        <w:jc w:val="both"/>
        <w:rPr>
          <w:rFonts w:ascii="Cambria" w:hAnsi="Cambria"/>
        </w:rPr>
      </w:pPr>
      <w:r w:rsidRPr="001E6B80">
        <w:rPr>
          <w:rFonts w:ascii="Cambria" w:hAnsi="Cambria"/>
        </w:rPr>
        <w:lastRenderedPageBreak/>
        <w:t>OneDrive</w:t>
      </w:r>
    </w:p>
    <w:p w14:paraId="36A83B73" w14:textId="369A75C7" w:rsidR="00C96782" w:rsidRPr="001E6B80" w:rsidRDefault="00C96782" w:rsidP="00C96782">
      <w:pPr>
        <w:spacing w:line="276" w:lineRule="auto"/>
        <w:jc w:val="both"/>
        <w:rPr>
          <w:rFonts w:ascii="Cambria" w:hAnsi="Cambria"/>
        </w:rPr>
      </w:pPr>
      <w:r w:rsidRPr="001E6B80">
        <w:rPr>
          <w:rFonts w:ascii="Cambria" w:hAnsi="Cambria"/>
        </w:rPr>
        <w:t xml:space="preserve">OneDrive blev brugt til at organisere rapporten, samt opbevare den, sådan at den er lettilgængelig for alle gruppemedlemmer. OneDrive blev specifikt brugt eftersom det et program som alle fra gruppen kendte til fra sidste semester. </w:t>
      </w:r>
      <w:r w:rsidR="003E226A">
        <w:rPr>
          <w:rFonts w:ascii="Cambria" w:hAnsi="Cambria"/>
        </w:rPr>
        <w:t>Yderligere er der den fordel, at gruppemedle</w:t>
      </w:r>
      <w:r w:rsidR="00F3394C">
        <w:rPr>
          <w:rFonts w:ascii="Cambria" w:hAnsi="Cambria"/>
        </w:rPr>
        <w:t>m</w:t>
      </w:r>
      <w:r w:rsidR="003E226A">
        <w:rPr>
          <w:rFonts w:ascii="Cambria" w:hAnsi="Cambria"/>
        </w:rPr>
        <w:t>mer kan arbejde synkront, ved brug af Word og andre Microsoft programmer</w:t>
      </w:r>
      <w:r w:rsidRPr="001E6B80">
        <w:rPr>
          <w:rFonts w:ascii="Cambria" w:hAnsi="Cambria"/>
        </w:rPr>
        <w:t>. OneDrive fungerer som en normal sti på ens computer, hvilket gør det blandt andet bruger venligt og overskueligt, eftersom man kan opsætte det som var det en zip fil. Man kan oprette mapper med forskellige navne, for at hold</w:t>
      </w:r>
      <w:r w:rsidR="00662078">
        <w:rPr>
          <w:rFonts w:ascii="Cambria" w:hAnsi="Cambria"/>
        </w:rPr>
        <w:t>e</w:t>
      </w:r>
      <w:r w:rsidRPr="001E6B80">
        <w:rPr>
          <w:rFonts w:ascii="Cambria" w:hAnsi="Cambria"/>
        </w:rPr>
        <w:t xml:space="preserve"> styr</w:t>
      </w:r>
      <w:r>
        <w:rPr>
          <w:rFonts w:ascii="Cambria" w:hAnsi="Cambria"/>
        </w:rPr>
        <w:t xml:space="preserve"> på</w:t>
      </w:r>
      <w:r w:rsidRPr="001E6B80">
        <w:rPr>
          <w:rFonts w:ascii="Cambria" w:hAnsi="Cambria"/>
        </w:rPr>
        <w:t xml:space="preserve"> </w:t>
      </w:r>
      <w:r w:rsidR="00662078">
        <w:rPr>
          <w:rFonts w:ascii="Cambria" w:hAnsi="Cambria"/>
        </w:rPr>
        <w:t xml:space="preserve">projekt </w:t>
      </w:r>
      <w:r w:rsidR="0075629A">
        <w:rPr>
          <w:rFonts w:ascii="Cambria" w:hAnsi="Cambria"/>
        </w:rPr>
        <w:t>filer</w:t>
      </w:r>
      <w:r w:rsidRPr="001E6B80">
        <w:rPr>
          <w:rFonts w:ascii="Cambria" w:hAnsi="Cambria"/>
        </w:rPr>
        <w:t xml:space="preserve">, som </w:t>
      </w:r>
      <w:r w:rsidR="00D8130B">
        <w:rPr>
          <w:rFonts w:ascii="Cambria" w:hAnsi="Cambria"/>
        </w:rPr>
        <w:fldChar w:fldCharType="begin"/>
      </w:r>
      <w:r w:rsidR="00D8130B">
        <w:rPr>
          <w:rFonts w:ascii="Cambria" w:hAnsi="Cambria"/>
        </w:rPr>
        <w:instrText xml:space="preserve"> REF _Ref43042249 \h </w:instrText>
      </w:r>
      <w:r w:rsidR="00D8130B">
        <w:rPr>
          <w:rFonts w:ascii="Cambria" w:hAnsi="Cambria"/>
        </w:rPr>
      </w:r>
      <w:r w:rsidR="00D8130B">
        <w:rPr>
          <w:rFonts w:ascii="Cambria" w:hAnsi="Cambria"/>
        </w:rPr>
        <w:fldChar w:fldCharType="separate"/>
      </w:r>
      <w:ins w:id="6" w:author="Frederik" w:date="2020-06-14T16:53:00Z">
        <w:r w:rsidR="00BB0193" w:rsidRPr="001E6B80">
          <w:rPr>
            <w:rFonts w:ascii="Cambria" w:hAnsi="Cambria"/>
          </w:rPr>
          <w:t xml:space="preserve">Figur </w:t>
        </w:r>
        <w:r w:rsidR="00BB0193">
          <w:rPr>
            <w:rFonts w:ascii="Cambria" w:hAnsi="Cambria"/>
            <w:noProof/>
          </w:rPr>
          <w:t>3</w:t>
        </w:r>
      </w:ins>
      <w:del w:id="7" w:author="Frederik" w:date="2020-06-14T16:53:00Z">
        <w:r w:rsidR="00D53678" w:rsidRPr="001E6B80" w:rsidDel="00BB0193">
          <w:rPr>
            <w:rFonts w:ascii="Cambria" w:hAnsi="Cambria"/>
          </w:rPr>
          <w:delText xml:space="preserve">Figur </w:delText>
        </w:r>
        <w:r w:rsidR="00D53678" w:rsidDel="00BB0193">
          <w:rPr>
            <w:rFonts w:ascii="Cambria" w:hAnsi="Cambria"/>
            <w:noProof/>
          </w:rPr>
          <w:delText>3</w:delText>
        </w:r>
      </w:del>
      <w:r w:rsidR="00D8130B">
        <w:rPr>
          <w:rFonts w:ascii="Cambria" w:hAnsi="Cambria"/>
        </w:rPr>
        <w:fldChar w:fldCharType="end"/>
      </w:r>
      <w:r w:rsidR="00D8130B">
        <w:rPr>
          <w:rFonts w:ascii="Cambria" w:hAnsi="Cambria"/>
        </w:rPr>
        <w:t xml:space="preserve"> </w:t>
      </w:r>
      <w:r w:rsidRPr="001E6B80">
        <w:rPr>
          <w:rFonts w:ascii="Cambria" w:hAnsi="Cambria"/>
        </w:rPr>
        <w:t>viser.</w:t>
      </w:r>
    </w:p>
    <w:p w14:paraId="21923C37" w14:textId="344CC065" w:rsidR="00A2521A" w:rsidRPr="001E6B80" w:rsidRDefault="00D223A9" w:rsidP="00A2521A">
      <w:pPr>
        <w:pStyle w:val="Overskrift1"/>
        <w:spacing w:line="276" w:lineRule="auto"/>
        <w:jc w:val="both"/>
        <w:rPr>
          <w:rFonts w:ascii="Cambria" w:hAnsi="Cambria"/>
        </w:rPr>
      </w:pPr>
      <w:r w:rsidRPr="001E6B80">
        <w:rPr>
          <w:rFonts w:ascii="Cambria" w:hAnsi="Cambria"/>
          <w:noProof/>
        </w:rPr>
        <w:drawing>
          <wp:inline distT="0" distB="0" distL="0" distR="0" wp14:anchorId="7F7DA1ED" wp14:editId="73CB5210">
            <wp:extent cx="6120130" cy="539432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394325"/>
                    </a:xfrm>
                    <a:prstGeom prst="rect">
                      <a:avLst/>
                    </a:prstGeom>
                  </pic:spPr>
                </pic:pic>
              </a:graphicData>
            </a:graphic>
          </wp:inline>
        </w:drawing>
      </w:r>
    </w:p>
    <w:p w14:paraId="14B156CF" w14:textId="36962A29" w:rsidR="000B56E2" w:rsidRDefault="00A2521A" w:rsidP="000B56E2">
      <w:pPr>
        <w:pStyle w:val="Billedtekst"/>
        <w:jc w:val="center"/>
      </w:pPr>
      <w:bookmarkStart w:id="8" w:name="_Ref43042249"/>
      <w:r w:rsidRPr="001E6B80">
        <w:rPr>
          <w:rFonts w:ascii="Cambria" w:hAnsi="Cambria"/>
        </w:rPr>
        <w:t xml:space="preserve">Figur </w:t>
      </w:r>
      <w:r w:rsidR="00D930A6" w:rsidRPr="001E6B80">
        <w:rPr>
          <w:rFonts w:ascii="Cambria" w:hAnsi="Cambria"/>
        </w:rPr>
        <w:fldChar w:fldCharType="begin"/>
      </w:r>
      <w:r w:rsidR="00D930A6" w:rsidRPr="001E6B80">
        <w:rPr>
          <w:rFonts w:ascii="Cambria" w:hAnsi="Cambria"/>
        </w:rPr>
        <w:instrText xml:space="preserve"> SEQ Figur \* ARABIC </w:instrText>
      </w:r>
      <w:r w:rsidR="00D930A6" w:rsidRPr="001E6B80">
        <w:rPr>
          <w:rFonts w:ascii="Cambria" w:hAnsi="Cambria"/>
        </w:rPr>
        <w:fldChar w:fldCharType="separate"/>
      </w:r>
      <w:r w:rsidR="00BB0193">
        <w:rPr>
          <w:rFonts w:ascii="Cambria" w:hAnsi="Cambria"/>
          <w:noProof/>
        </w:rPr>
        <w:t>3</w:t>
      </w:r>
      <w:r w:rsidR="00D930A6" w:rsidRPr="001E6B80">
        <w:rPr>
          <w:rFonts w:ascii="Cambria" w:hAnsi="Cambria"/>
        </w:rPr>
        <w:fldChar w:fldCharType="end"/>
      </w:r>
      <w:bookmarkEnd w:id="8"/>
      <w:r w:rsidRPr="001E6B80">
        <w:rPr>
          <w:rFonts w:ascii="Cambria" w:hAnsi="Cambria"/>
        </w:rPr>
        <w:t xml:space="preserve"> - </w:t>
      </w:r>
      <w:proofErr w:type="spellStart"/>
      <w:r w:rsidRPr="001E6B80">
        <w:rPr>
          <w:rFonts w:ascii="Cambria" w:hAnsi="Cambria"/>
        </w:rPr>
        <w:t>Onedrive</w:t>
      </w:r>
      <w:proofErr w:type="spellEnd"/>
    </w:p>
    <w:p w14:paraId="1D054F8F" w14:textId="77777777" w:rsidR="000B56E2" w:rsidRDefault="000B56E2" w:rsidP="003A046A">
      <w:pPr>
        <w:pStyle w:val="Overskrift1"/>
        <w:spacing w:line="276" w:lineRule="auto"/>
        <w:jc w:val="both"/>
        <w:rPr>
          <w:rFonts w:ascii="Cambria" w:hAnsi="Cambria"/>
        </w:rPr>
      </w:pPr>
    </w:p>
    <w:p w14:paraId="5B4FD6A7" w14:textId="7DDCDC88" w:rsidR="00E7703F" w:rsidRPr="001E6B80" w:rsidRDefault="00E7703F" w:rsidP="003A046A">
      <w:pPr>
        <w:pStyle w:val="Overskrift1"/>
        <w:spacing w:line="276" w:lineRule="auto"/>
        <w:jc w:val="both"/>
        <w:rPr>
          <w:rFonts w:ascii="Cambria" w:hAnsi="Cambria"/>
        </w:rPr>
      </w:pPr>
      <w:r w:rsidRPr="001E6B80">
        <w:rPr>
          <w:rFonts w:ascii="Cambria" w:hAnsi="Cambria"/>
        </w:rPr>
        <w:t>Tidsplan</w:t>
      </w:r>
    </w:p>
    <w:p w14:paraId="77210D1E" w14:textId="33983BC4" w:rsidR="00FE3CBB" w:rsidRDefault="008211FA" w:rsidP="003A046A">
      <w:pPr>
        <w:spacing w:line="276" w:lineRule="auto"/>
        <w:jc w:val="both"/>
        <w:rPr>
          <w:rFonts w:ascii="Cambria" w:hAnsi="Cambria"/>
        </w:rPr>
      </w:pPr>
      <w:r w:rsidRPr="001E6B80">
        <w:rPr>
          <w:rFonts w:ascii="Cambria" w:hAnsi="Cambria"/>
        </w:rPr>
        <w:t xml:space="preserve">Til at holde styr på tidsplanen, blev der oprettet et </w:t>
      </w:r>
      <w:r w:rsidR="00151F11" w:rsidRPr="001E6B80">
        <w:rPr>
          <w:rFonts w:ascii="Cambria" w:hAnsi="Cambria"/>
        </w:rPr>
        <w:t>Excel ark</w:t>
      </w:r>
      <w:r w:rsidR="00B731F9" w:rsidRPr="001E6B80">
        <w:rPr>
          <w:rStyle w:val="Fodnotehenvisning"/>
          <w:rFonts w:ascii="Cambria" w:hAnsi="Cambria"/>
        </w:rPr>
        <w:footnoteReference w:id="3"/>
      </w:r>
      <w:r w:rsidR="00151F11" w:rsidRPr="001E6B80">
        <w:rPr>
          <w:rFonts w:ascii="Cambria" w:hAnsi="Cambria"/>
        </w:rPr>
        <w:t xml:space="preserve">. Excel arket </w:t>
      </w:r>
      <w:r w:rsidR="00D0730A" w:rsidRPr="001E6B80">
        <w:rPr>
          <w:rFonts w:ascii="Cambria" w:hAnsi="Cambria"/>
        </w:rPr>
        <w:t>indehold</w:t>
      </w:r>
      <w:r w:rsidR="00324C5C" w:rsidRPr="001E6B80">
        <w:rPr>
          <w:rFonts w:ascii="Cambria" w:hAnsi="Cambria"/>
        </w:rPr>
        <w:t>er</w:t>
      </w:r>
      <w:r w:rsidR="00151F11" w:rsidRPr="001E6B80">
        <w:rPr>
          <w:rFonts w:ascii="Cambria" w:hAnsi="Cambria"/>
        </w:rPr>
        <w:t xml:space="preserve"> datoer og farvekodning, til at holde styr på hvornår </w:t>
      </w:r>
      <w:r w:rsidR="00E81273" w:rsidRPr="001E6B80">
        <w:rPr>
          <w:rFonts w:ascii="Cambria" w:hAnsi="Cambria"/>
        </w:rPr>
        <w:t xml:space="preserve">de </w:t>
      </w:r>
      <w:r w:rsidR="00151F11" w:rsidRPr="001E6B80">
        <w:rPr>
          <w:rFonts w:ascii="Cambria" w:hAnsi="Cambria"/>
        </w:rPr>
        <w:t xml:space="preserve">forskellige deadlines </w:t>
      </w:r>
      <w:r w:rsidR="00717DB9" w:rsidRPr="001E6B80">
        <w:rPr>
          <w:rFonts w:ascii="Cambria" w:hAnsi="Cambria"/>
        </w:rPr>
        <w:t xml:space="preserve">var og hvornår </w:t>
      </w:r>
      <w:r w:rsidR="00446DA2" w:rsidRPr="001E6B80">
        <w:rPr>
          <w:rFonts w:ascii="Cambria" w:hAnsi="Cambria"/>
        </w:rPr>
        <w:t xml:space="preserve">de </w:t>
      </w:r>
      <w:r w:rsidR="00717DB9" w:rsidRPr="001E6B80">
        <w:rPr>
          <w:rFonts w:ascii="Cambria" w:hAnsi="Cambria"/>
        </w:rPr>
        <w:t>forskellige dele af projektet</w:t>
      </w:r>
      <w:r w:rsidR="00446DA2" w:rsidRPr="001E6B80">
        <w:rPr>
          <w:rFonts w:ascii="Cambria" w:hAnsi="Cambria"/>
        </w:rPr>
        <w:t xml:space="preserve"> cirka</w:t>
      </w:r>
      <w:r w:rsidR="00717DB9" w:rsidRPr="001E6B80">
        <w:rPr>
          <w:rFonts w:ascii="Cambria" w:hAnsi="Cambria"/>
        </w:rPr>
        <w:t xml:space="preserve"> skulle være færdig. </w:t>
      </w:r>
      <w:r w:rsidR="00446DA2" w:rsidRPr="001E6B80">
        <w:rPr>
          <w:rFonts w:ascii="Cambria" w:hAnsi="Cambria"/>
        </w:rPr>
        <w:t xml:space="preserve">Tidsplanen blev løbende opdateret </w:t>
      </w:r>
      <w:r w:rsidR="00B9134C" w:rsidRPr="001E6B80">
        <w:rPr>
          <w:rFonts w:ascii="Cambria" w:hAnsi="Cambria"/>
        </w:rPr>
        <w:t xml:space="preserve">hver uge, sådan at </w:t>
      </w:r>
      <w:r w:rsidR="0094749B" w:rsidRPr="001E6B80">
        <w:rPr>
          <w:rFonts w:ascii="Cambria" w:hAnsi="Cambria"/>
        </w:rPr>
        <w:t>man kunne gå tilbage og se hvornår gruppen blev færdig med f.eks. pro</w:t>
      </w:r>
      <w:r w:rsidR="00A031EC" w:rsidRPr="001E6B80">
        <w:rPr>
          <w:rFonts w:ascii="Cambria" w:hAnsi="Cambria"/>
        </w:rPr>
        <w:t>blem</w:t>
      </w:r>
      <w:r w:rsidR="0094749B" w:rsidRPr="001E6B80">
        <w:rPr>
          <w:rFonts w:ascii="Cambria" w:hAnsi="Cambria"/>
        </w:rPr>
        <w:t>formulering</w:t>
      </w:r>
      <w:r w:rsidR="00FE3CBB">
        <w:rPr>
          <w:rFonts w:ascii="Cambria" w:hAnsi="Cambria"/>
        </w:rPr>
        <w:t>.</w:t>
      </w:r>
      <w:r w:rsidR="005A43E9" w:rsidRPr="001E6B80">
        <w:rPr>
          <w:rFonts w:ascii="Cambria" w:hAnsi="Cambria"/>
        </w:rPr>
        <w:t xml:space="preserve"> </w:t>
      </w:r>
      <w:r w:rsidR="00FE3CBB">
        <w:rPr>
          <w:rFonts w:ascii="Cambria" w:hAnsi="Cambria"/>
        </w:rPr>
        <w:t>S</w:t>
      </w:r>
      <w:r w:rsidR="005A43E9" w:rsidRPr="001E6B80">
        <w:rPr>
          <w:rFonts w:ascii="Cambria" w:hAnsi="Cambria"/>
        </w:rPr>
        <w:t xml:space="preserve">e </w:t>
      </w:r>
      <w:r w:rsidR="00FE3CBB">
        <w:rPr>
          <w:rFonts w:ascii="Cambria" w:hAnsi="Cambria"/>
        </w:rPr>
        <w:fldChar w:fldCharType="begin"/>
      </w:r>
      <w:r w:rsidR="00FE3CBB">
        <w:rPr>
          <w:rFonts w:ascii="Cambria" w:hAnsi="Cambria"/>
        </w:rPr>
        <w:instrText xml:space="preserve"> REF _Ref43042402 \h </w:instrText>
      </w:r>
      <w:r w:rsidR="00FE3CBB">
        <w:rPr>
          <w:rFonts w:ascii="Cambria" w:hAnsi="Cambria"/>
        </w:rPr>
      </w:r>
      <w:r w:rsidR="00FE3CBB">
        <w:rPr>
          <w:rFonts w:ascii="Cambria" w:hAnsi="Cambria"/>
        </w:rPr>
        <w:fldChar w:fldCharType="separate"/>
      </w:r>
      <w:ins w:id="9" w:author="Frederik" w:date="2020-06-14T16:53:00Z">
        <w:r w:rsidR="00BB0193" w:rsidRPr="001E6B80">
          <w:rPr>
            <w:rFonts w:ascii="Cambria" w:hAnsi="Cambria"/>
          </w:rPr>
          <w:t xml:space="preserve">Figur </w:t>
        </w:r>
        <w:r w:rsidR="00BB0193">
          <w:rPr>
            <w:rFonts w:ascii="Cambria" w:hAnsi="Cambria"/>
            <w:noProof/>
          </w:rPr>
          <w:t>4</w:t>
        </w:r>
      </w:ins>
      <w:del w:id="10" w:author="Frederik" w:date="2020-06-14T16:53:00Z">
        <w:r w:rsidR="00D53678" w:rsidRPr="001E6B80" w:rsidDel="00BB0193">
          <w:rPr>
            <w:rFonts w:ascii="Cambria" w:hAnsi="Cambria"/>
          </w:rPr>
          <w:delText xml:space="preserve">Figur </w:delText>
        </w:r>
        <w:r w:rsidR="00D53678" w:rsidDel="00BB0193">
          <w:rPr>
            <w:rFonts w:ascii="Cambria" w:hAnsi="Cambria"/>
            <w:noProof/>
          </w:rPr>
          <w:delText>4</w:delText>
        </w:r>
      </w:del>
      <w:r w:rsidR="00FE3CBB">
        <w:rPr>
          <w:rFonts w:ascii="Cambria" w:hAnsi="Cambria"/>
        </w:rPr>
        <w:fldChar w:fldCharType="end"/>
      </w:r>
      <w:r w:rsidR="005A43E9" w:rsidRPr="001E6B80">
        <w:rPr>
          <w:rFonts w:ascii="Cambria" w:hAnsi="Cambria"/>
        </w:rPr>
        <w:t xml:space="preserve">. </w:t>
      </w:r>
    </w:p>
    <w:p w14:paraId="34CEB9EA" w14:textId="095759EA" w:rsidR="00003FEF" w:rsidRPr="001E6B80" w:rsidRDefault="00BF794D" w:rsidP="003A046A">
      <w:pPr>
        <w:spacing w:line="276" w:lineRule="auto"/>
        <w:jc w:val="both"/>
        <w:rPr>
          <w:rFonts w:ascii="Cambria" w:hAnsi="Cambria"/>
        </w:rPr>
      </w:pPr>
      <w:r w:rsidRPr="001E6B80">
        <w:rPr>
          <w:rFonts w:ascii="Cambria" w:hAnsi="Cambria"/>
        </w:rPr>
        <w:t>En tidsplan giver en bedre ide om hvor lang tid man har til at lave tingene, samt holde</w:t>
      </w:r>
      <w:r w:rsidR="00324C5C" w:rsidRPr="001E6B80">
        <w:rPr>
          <w:rFonts w:ascii="Cambria" w:hAnsi="Cambria"/>
        </w:rPr>
        <w:t>r</w:t>
      </w:r>
      <w:r w:rsidRPr="001E6B80">
        <w:rPr>
          <w:rFonts w:ascii="Cambria" w:hAnsi="Cambria"/>
        </w:rPr>
        <w:t xml:space="preserve"> styr på at ting bliver lavet til tiden. </w:t>
      </w:r>
      <w:r w:rsidR="00497518" w:rsidRPr="001E6B80">
        <w:rPr>
          <w:rFonts w:ascii="Cambria" w:hAnsi="Cambria"/>
        </w:rPr>
        <w:t xml:space="preserve">Det er vigtigt at lave en tidsplan tidligt i projektet, for at få et bedre overblik over hvor meget tid man egentlig har. Tidsplanen behøver ikke at være perfekt i starten eftersom den skal opdateres hver uge. </w:t>
      </w:r>
    </w:p>
    <w:p w14:paraId="2F1C13D7" w14:textId="77777777" w:rsidR="000C6F67" w:rsidRPr="001E6B80" w:rsidRDefault="000C6F67" w:rsidP="003A046A">
      <w:pPr>
        <w:keepNext/>
        <w:spacing w:line="276" w:lineRule="auto"/>
        <w:jc w:val="both"/>
        <w:rPr>
          <w:rFonts w:ascii="Cambria" w:hAnsi="Cambria"/>
        </w:rPr>
      </w:pPr>
      <w:r w:rsidRPr="001E6B80">
        <w:rPr>
          <w:rFonts w:ascii="Cambria" w:hAnsi="Cambria"/>
          <w:noProof/>
        </w:rPr>
        <w:drawing>
          <wp:inline distT="0" distB="0" distL="0" distR="0" wp14:anchorId="3B945340" wp14:editId="52F77B7F">
            <wp:extent cx="6120130" cy="2813050"/>
            <wp:effectExtent l="0" t="0" r="0" b="635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13050"/>
                    </a:xfrm>
                    <a:prstGeom prst="rect">
                      <a:avLst/>
                    </a:prstGeom>
                  </pic:spPr>
                </pic:pic>
              </a:graphicData>
            </a:graphic>
          </wp:inline>
        </w:drawing>
      </w:r>
    </w:p>
    <w:p w14:paraId="7715B79C" w14:textId="307081A6" w:rsidR="00FF701E" w:rsidRPr="001E6B80" w:rsidRDefault="000C6F67" w:rsidP="001E6B80">
      <w:pPr>
        <w:pStyle w:val="Billedtekst"/>
        <w:spacing w:line="276" w:lineRule="auto"/>
        <w:jc w:val="center"/>
        <w:rPr>
          <w:rFonts w:ascii="Cambria" w:hAnsi="Cambria"/>
        </w:rPr>
      </w:pPr>
      <w:bookmarkStart w:id="11" w:name="_Ref43042402"/>
      <w:r w:rsidRPr="001E6B80">
        <w:rPr>
          <w:rFonts w:ascii="Cambria" w:hAnsi="Cambria"/>
        </w:rPr>
        <w:t xml:space="preserve">Figur </w:t>
      </w:r>
      <w:r w:rsidR="00676E57" w:rsidRPr="001E6B80">
        <w:rPr>
          <w:rFonts w:ascii="Cambria" w:hAnsi="Cambria"/>
        </w:rPr>
        <w:fldChar w:fldCharType="begin"/>
      </w:r>
      <w:r w:rsidR="00676E57" w:rsidRPr="001E6B80">
        <w:rPr>
          <w:rFonts w:ascii="Cambria" w:hAnsi="Cambria"/>
        </w:rPr>
        <w:instrText xml:space="preserve"> SEQ Figur \* ARABIC </w:instrText>
      </w:r>
      <w:r w:rsidR="00676E57" w:rsidRPr="001E6B80">
        <w:rPr>
          <w:rFonts w:ascii="Cambria" w:hAnsi="Cambria"/>
        </w:rPr>
        <w:fldChar w:fldCharType="separate"/>
      </w:r>
      <w:r w:rsidR="00BB0193">
        <w:rPr>
          <w:rFonts w:ascii="Cambria" w:hAnsi="Cambria"/>
          <w:noProof/>
        </w:rPr>
        <w:t>4</w:t>
      </w:r>
      <w:r w:rsidR="00676E57" w:rsidRPr="001E6B80">
        <w:rPr>
          <w:rFonts w:ascii="Cambria" w:hAnsi="Cambria"/>
        </w:rPr>
        <w:fldChar w:fldCharType="end"/>
      </w:r>
      <w:bookmarkEnd w:id="11"/>
      <w:r w:rsidRPr="001E6B80">
        <w:rPr>
          <w:rFonts w:ascii="Cambria" w:hAnsi="Cambria"/>
        </w:rPr>
        <w:t xml:space="preserve"> - tidsplan</w:t>
      </w:r>
    </w:p>
    <w:p w14:paraId="18B79727" w14:textId="4CC80CF4" w:rsidR="00DD0E1E" w:rsidRPr="001E6B80" w:rsidRDefault="00DD0E1E" w:rsidP="003A046A">
      <w:pPr>
        <w:pStyle w:val="Overskrift1"/>
        <w:spacing w:line="276" w:lineRule="auto"/>
        <w:jc w:val="both"/>
        <w:rPr>
          <w:rFonts w:ascii="Cambria" w:hAnsi="Cambria"/>
        </w:rPr>
      </w:pPr>
      <w:r w:rsidRPr="001E6B80">
        <w:rPr>
          <w:rFonts w:ascii="Cambria" w:hAnsi="Cambria"/>
        </w:rPr>
        <w:t>Facebook</w:t>
      </w:r>
    </w:p>
    <w:p w14:paraId="2092C583" w14:textId="54004164" w:rsidR="00DC043C" w:rsidRPr="001E6B80" w:rsidRDefault="00CC164B" w:rsidP="003A046A">
      <w:pPr>
        <w:spacing w:line="276" w:lineRule="auto"/>
        <w:jc w:val="both"/>
        <w:rPr>
          <w:rFonts w:ascii="Cambria" w:hAnsi="Cambria"/>
        </w:rPr>
      </w:pPr>
      <w:r w:rsidRPr="001E6B80">
        <w:rPr>
          <w:rFonts w:ascii="Cambria" w:hAnsi="Cambria"/>
        </w:rPr>
        <w:t>Facebook er endnu et online redskab der blev brugt. Facebook blev mest af alt brugt til at holde styr på aftaler</w:t>
      </w:r>
      <w:r w:rsidR="00BA6808" w:rsidRPr="001E6B80">
        <w:rPr>
          <w:rFonts w:ascii="Cambria" w:hAnsi="Cambria"/>
        </w:rPr>
        <w:t xml:space="preserve"> og til</w:t>
      </w:r>
      <w:r w:rsidRPr="001E6B80">
        <w:rPr>
          <w:rFonts w:ascii="Cambria" w:hAnsi="Cambria"/>
        </w:rPr>
        <w:t xml:space="preserve"> kommunikation</w:t>
      </w:r>
      <w:r w:rsidR="00BA6808">
        <w:rPr>
          <w:rFonts w:ascii="Cambria" w:hAnsi="Cambria"/>
        </w:rPr>
        <w:t xml:space="preserve">. </w:t>
      </w:r>
      <w:r w:rsidR="00EB2194">
        <w:rPr>
          <w:rFonts w:ascii="Cambria" w:hAnsi="Cambria"/>
        </w:rPr>
        <w:t xml:space="preserve">Se </w:t>
      </w:r>
      <w:r w:rsidR="00EB2194">
        <w:rPr>
          <w:rFonts w:ascii="Cambria" w:hAnsi="Cambria"/>
        </w:rPr>
        <w:fldChar w:fldCharType="begin"/>
      </w:r>
      <w:r w:rsidR="00EB2194">
        <w:rPr>
          <w:rFonts w:ascii="Cambria" w:hAnsi="Cambria"/>
        </w:rPr>
        <w:instrText xml:space="preserve"> REF _Ref43042539 \h </w:instrText>
      </w:r>
      <w:r w:rsidR="00EB2194">
        <w:rPr>
          <w:rFonts w:ascii="Cambria" w:hAnsi="Cambria"/>
        </w:rPr>
      </w:r>
      <w:r w:rsidR="00EB2194">
        <w:rPr>
          <w:rFonts w:ascii="Cambria" w:hAnsi="Cambria"/>
        </w:rPr>
        <w:fldChar w:fldCharType="separate"/>
      </w:r>
      <w:ins w:id="12" w:author="Frederik" w:date="2020-06-14T16:53:00Z">
        <w:r w:rsidR="00BB0193" w:rsidRPr="001E6B80">
          <w:rPr>
            <w:rFonts w:ascii="Cambria" w:hAnsi="Cambria"/>
          </w:rPr>
          <w:t xml:space="preserve">Figur </w:t>
        </w:r>
        <w:r w:rsidR="00BB0193">
          <w:rPr>
            <w:rFonts w:ascii="Cambria" w:hAnsi="Cambria"/>
            <w:noProof/>
          </w:rPr>
          <w:t>5</w:t>
        </w:r>
      </w:ins>
      <w:del w:id="13" w:author="Frederik" w:date="2020-06-14T16:53:00Z">
        <w:r w:rsidR="00D53678" w:rsidRPr="001E6B80" w:rsidDel="00BB0193">
          <w:rPr>
            <w:rFonts w:ascii="Cambria" w:hAnsi="Cambria"/>
          </w:rPr>
          <w:delText xml:space="preserve">Figur </w:delText>
        </w:r>
        <w:r w:rsidR="00D53678" w:rsidDel="00BB0193">
          <w:rPr>
            <w:rFonts w:ascii="Cambria" w:hAnsi="Cambria"/>
            <w:noProof/>
          </w:rPr>
          <w:delText>5</w:delText>
        </w:r>
      </w:del>
      <w:r w:rsidR="00EB2194">
        <w:rPr>
          <w:rFonts w:ascii="Cambria" w:hAnsi="Cambria"/>
        </w:rPr>
        <w:fldChar w:fldCharType="end"/>
      </w:r>
      <w:r w:rsidR="00BA6808" w:rsidRPr="001E6B80">
        <w:rPr>
          <w:rFonts w:ascii="Cambria" w:hAnsi="Cambria"/>
        </w:rPr>
        <w:t xml:space="preserve">. Der blev oprettet en gruppe på Facebook hvor filer, links, aftaler og andet </w:t>
      </w:r>
      <w:r w:rsidR="00D35845">
        <w:rPr>
          <w:rFonts w:ascii="Cambria" w:hAnsi="Cambria"/>
        </w:rPr>
        <w:t>blev</w:t>
      </w:r>
      <w:r w:rsidR="00D35845" w:rsidRPr="001E6B80">
        <w:rPr>
          <w:rFonts w:ascii="Cambria" w:hAnsi="Cambria"/>
        </w:rPr>
        <w:t xml:space="preserve"> </w:t>
      </w:r>
      <w:r w:rsidR="00D35845">
        <w:rPr>
          <w:rFonts w:ascii="Cambria" w:hAnsi="Cambria"/>
        </w:rPr>
        <w:t>skrevet</w:t>
      </w:r>
      <w:r w:rsidR="00D35845" w:rsidRPr="001E6B80">
        <w:rPr>
          <w:rFonts w:ascii="Cambria" w:hAnsi="Cambria"/>
        </w:rPr>
        <w:t xml:space="preserve"> </w:t>
      </w:r>
      <w:r w:rsidR="00BA6808" w:rsidRPr="001E6B80">
        <w:rPr>
          <w:rFonts w:ascii="Cambria" w:hAnsi="Cambria"/>
        </w:rPr>
        <w:t>ind</w:t>
      </w:r>
      <w:r w:rsidR="00A75746" w:rsidRPr="001E6B80">
        <w:rPr>
          <w:rFonts w:ascii="Cambria" w:hAnsi="Cambria"/>
        </w:rPr>
        <w:t xml:space="preserve">. </w:t>
      </w:r>
      <w:r w:rsidR="00496E8C" w:rsidRPr="001E6B80">
        <w:rPr>
          <w:rFonts w:ascii="Cambria" w:hAnsi="Cambria"/>
        </w:rPr>
        <w:t xml:space="preserve">Der blev oprettet en gruppechat, hvor </w:t>
      </w:r>
      <w:r w:rsidR="00485F90">
        <w:rPr>
          <w:rFonts w:ascii="Cambria" w:hAnsi="Cambria"/>
        </w:rPr>
        <w:t>gruppen kunne kommunikere</w:t>
      </w:r>
      <w:r w:rsidR="00496E8C" w:rsidRPr="001E6B80">
        <w:rPr>
          <w:rFonts w:ascii="Cambria" w:hAnsi="Cambria"/>
        </w:rPr>
        <w:t xml:space="preserve">. Gruppechatten blev også brugt til at påminde folk om møderne, hvilket kan være nødvendigt når alle møderne foregik online. </w:t>
      </w:r>
    </w:p>
    <w:p w14:paraId="15432DA8" w14:textId="77777777" w:rsidR="006741EC" w:rsidRPr="001E6B80" w:rsidRDefault="006741EC" w:rsidP="003A046A">
      <w:pPr>
        <w:spacing w:line="276" w:lineRule="auto"/>
        <w:jc w:val="both"/>
        <w:rPr>
          <w:rFonts w:ascii="Cambria" w:hAnsi="Cambria"/>
        </w:rPr>
      </w:pPr>
    </w:p>
    <w:p w14:paraId="6A4B01D2" w14:textId="77777777" w:rsidR="005F5ECA" w:rsidRPr="001E6B80" w:rsidRDefault="006741EC" w:rsidP="003A046A">
      <w:pPr>
        <w:keepNext/>
        <w:spacing w:line="276" w:lineRule="auto"/>
        <w:jc w:val="both"/>
        <w:rPr>
          <w:rFonts w:ascii="Cambria" w:hAnsi="Cambria"/>
        </w:rPr>
      </w:pPr>
      <w:r w:rsidRPr="001E6B80">
        <w:rPr>
          <w:rFonts w:ascii="Cambria" w:hAnsi="Cambria"/>
          <w:noProof/>
        </w:rPr>
        <w:lastRenderedPageBreak/>
        <w:drawing>
          <wp:inline distT="0" distB="0" distL="0" distR="0" wp14:anchorId="4803BE38" wp14:editId="1BA90C4F">
            <wp:extent cx="6120130" cy="596265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35"/>
                    <a:stretch/>
                  </pic:blipFill>
                  <pic:spPr bwMode="auto">
                    <a:xfrm>
                      <a:off x="0" y="0"/>
                      <a:ext cx="6120130" cy="5962650"/>
                    </a:xfrm>
                    <a:prstGeom prst="rect">
                      <a:avLst/>
                    </a:prstGeom>
                    <a:ln>
                      <a:noFill/>
                    </a:ln>
                    <a:extLst>
                      <a:ext uri="{53640926-AAD7-44D8-BBD7-CCE9431645EC}">
                        <a14:shadowObscured xmlns:a14="http://schemas.microsoft.com/office/drawing/2010/main"/>
                      </a:ext>
                    </a:extLst>
                  </pic:spPr>
                </pic:pic>
              </a:graphicData>
            </a:graphic>
          </wp:inline>
        </w:drawing>
      </w:r>
    </w:p>
    <w:p w14:paraId="60E65808" w14:textId="55481D79" w:rsidR="000A4319" w:rsidRPr="001E6B80" w:rsidRDefault="005F5ECA" w:rsidP="001E6B80">
      <w:pPr>
        <w:pStyle w:val="Billedtekst"/>
        <w:spacing w:line="276" w:lineRule="auto"/>
        <w:jc w:val="center"/>
        <w:rPr>
          <w:rFonts w:ascii="Cambria" w:hAnsi="Cambria"/>
        </w:rPr>
      </w:pPr>
      <w:bookmarkStart w:id="14" w:name="_Ref43042539"/>
      <w:r w:rsidRPr="001E6B80">
        <w:rPr>
          <w:rFonts w:ascii="Cambria" w:hAnsi="Cambria"/>
        </w:rPr>
        <w:t xml:space="preserve">Figur </w:t>
      </w:r>
      <w:r w:rsidRPr="001E6B80">
        <w:rPr>
          <w:rFonts w:ascii="Cambria" w:hAnsi="Cambria"/>
        </w:rPr>
        <w:fldChar w:fldCharType="begin"/>
      </w:r>
      <w:r w:rsidRPr="001E6B80">
        <w:rPr>
          <w:rFonts w:ascii="Cambria" w:hAnsi="Cambria"/>
        </w:rPr>
        <w:instrText xml:space="preserve"> SEQ Figur \* ARABIC </w:instrText>
      </w:r>
      <w:r w:rsidRPr="001E6B80">
        <w:rPr>
          <w:rFonts w:ascii="Cambria" w:hAnsi="Cambria"/>
        </w:rPr>
        <w:fldChar w:fldCharType="separate"/>
      </w:r>
      <w:r w:rsidR="00BB0193">
        <w:rPr>
          <w:rFonts w:ascii="Cambria" w:hAnsi="Cambria"/>
          <w:noProof/>
        </w:rPr>
        <w:t>5</w:t>
      </w:r>
      <w:r w:rsidRPr="001E6B80">
        <w:rPr>
          <w:rFonts w:ascii="Cambria" w:hAnsi="Cambria"/>
        </w:rPr>
        <w:fldChar w:fldCharType="end"/>
      </w:r>
      <w:bookmarkEnd w:id="14"/>
      <w:r w:rsidRPr="001E6B80">
        <w:rPr>
          <w:rFonts w:ascii="Cambria" w:hAnsi="Cambria"/>
        </w:rPr>
        <w:t xml:space="preserve"> - Facebook gruppe</w:t>
      </w:r>
    </w:p>
    <w:p w14:paraId="69AFD20D" w14:textId="392A05A1" w:rsidR="00DD0E1E" w:rsidRPr="001E6B80" w:rsidRDefault="00DD0E1E" w:rsidP="003A046A">
      <w:pPr>
        <w:pStyle w:val="Overskrift1"/>
        <w:spacing w:line="276" w:lineRule="auto"/>
        <w:jc w:val="both"/>
        <w:rPr>
          <w:rFonts w:ascii="Cambria" w:hAnsi="Cambria"/>
        </w:rPr>
      </w:pPr>
      <w:r w:rsidRPr="001E6B80">
        <w:rPr>
          <w:rFonts w:ascii="Cambria" w:hAnsi="Cambria"/>
        </w:rPr>
        <w:t>Zoom</w:t>
      </w:r>
    </w:p>
    <w:p w14:paraId="56960AAA" w14:textId="2020329B" w:rsidR="003350D9" w:rsidRDefault="005F5ECA" w:rsidP="003A046A">
      <w:pPr>
        <w:spacing w:line="276" w:lineRule="auto"/>
        <w:jc w:val="both"/>
        <w:rPr>
          <w:rFonts w:ascii="Cambria" w:hAnsi="Cambria"/>
        </w:rPr>
      </w:pPr>
      <w:r w:rsidRPr="001E6B80">
        <w:rPr>
          <w:rFonts w:ascii="Cambria" w:hAnsi="Cambria"/>
        </w:rPr>
        <w:t xml:space="preserve">Zoom </w:t>
      </w:r>
      <w:r w:rsidR="003350D9">
        <w:rPr>
          <w:rFonts w:ascii="Cambria" w:hAnsi="Cambria"/>
        </w:rPr>
        <w:t xml:space="preserve">er et </w:t>
      </w:r>
      <w:r w:rsidRPr="001E6B80">
        <w:rPr>
          <w:rFonts w:ascii="Cambria" w:hAnsi="Cambria"/>
        </w:rPr>
        <w:t>redskab der</w:t>
      </w:r>
      <w:r w:rsidR="003350D9">
        <w:rPr>
          <w:rFonts w:ascii="Cambria" w:hAnsi="Cambria"/>
        </w:rPr>
        <w:t xml:space="preserve"> er</w:t>
      </w:r>
      <w:r w:rsidRPr="001E6B80">
        <w:rPr>
          <w:rFonts w:ascii="Cambria" w:hAnsi="Cambria"/>
        </w:rPr>
        <w:t xml:space="preserve"> blev brugt til at holde møder</w:t>
      </w:r>
      <w:r w:rsidR="00B52B25" w:rsidRPr="001E6B80">
        <w:rPr>
          <w:rFonts w:ascii="Cambria" w:hAnsi="Cambria"/>
        </w:rPr>
        <w:t xml:space="preserve"> med vejlederen og andre grupper under </w:t>
      </w:r>
      <w:proofErr w:type="spellStart"/>
      <w:r w:rsidR="00B52B25" w:rsidRPr="001E6B80">
        <w:rPr>
          <w:rFonts w:ascii="Cambria" w:hAnsi="Cambria"/>
        </w:rPr>
        <w:t>reviews</w:t>
      </w:r>
      <w:proofErr w:type="spellEnd"/>
      <w:r w:rsidR="00B52B25" w:rsidRPr="001E6B80">
        <w:rPr>
          <w:rFonts w:ascii="Cambria" w:hAnsi="Cambria"/>
        </w:rPr>
        <w:t xml:space="preserve">. Zoom tillader flere personer at deltage i et online </w:t>
      </w:r>
      <w:r w:rsidR="00067EC2" w:rsidRPr="001E6B80">
        <w:rPr>
          <w:rFonts w:ascii="Cambria" w:hAnsi="Cambria"/>
        </w:rPr>
        <w:t xml:space="preserve">video chat møde. </w:t>
      </w:r>
      <w:r w:rsidR="00C51490" w:rsidRPr="001E6B80">
        <w:rPr>
          <w:rFonts w:ascii="Cambria" w:hAnsi="Cambria"/>
        </w:rPr>
        <w:t xml:space="preserve">Det tillader vejlederen at sætte </w:t>
      </w:r>
      <w:r w:rsidR="00B80DD3" w:rsidRPr="001E6B80">
        <w:rPr>
          <w:rFonts w:ascii="Cambria" w:hAnsi="Cambria"/>
        </w:rPr>
        <w:t xml:space="preserve">datoen og tidspunktet for et møde. </w:t>
      </w:r>
      <w:r w:rsidR="008E0289" w:rsidRPr="001E6B80">
        <w:rPr>
          <w:rFonts w:ascii="Cambria" w:hAnsi="Cambria"/>
        </w:rPr>
        <w:t xml:space="preserve">Dette gjorde det nemmere at holde møderne eftersom der ikke var forvirring over hvor mødet skulle holdes henne. </w:t>
      </w:r>
    </w:p>
    <w:p w14:paraId="3E136BB1" w14:textId="79DDB599" w:rsidR="005F5ECA" w:rsidRPr="001E6B80" w:rsidRDefault="008E0289" w:rsidP="003A046A">
      <w:pPr>
        <w:spacing w:line="276" w:lineRule="auto"/>
        <w:jc w:val="both"/>
        <w:rPr>
          <w:rFonts w:ascii="Cambria" w:hAnsi="Cambria"/>
        </w:rPr>
      </w:pPr>
      <w:r w:rsidRPr="001E6B80">
        <w:rPr>
          <w:rFonts w:ascii="Cambria" w:hAnsi="Cambria"/>
        </w:rPr>
        <w:t>Zooms andre egenskaber</w:t>
      </w:r>
      <w:r w:rsidR="0037346E" w:rsidRPr="001E6B80">
        <w:rPr>
          <w:rFonts w:ascii="Cambria" w:hAnsi="Cambria"/>
        </w:rPr>
        <w:t>,</w:t>
      </w:r>
      <w:r w:rsidRPr="001E6B80">
        <w:rPr>
          <w:rFonts w:ascii="Cambria" w:hAnsi="Cambria"/>
        </w:rPr>
        <w:t xml:space="preserve"> som at dele ens skærm</w:t>
      </w:r>
      <w:r w:rsidR="00843E4B" w:rsidRPr="001E6B80">
        <w:rPr>
          <w:rFonts w:ascii="Cambria" w:hAnsi="Cambria"/>
        </w:rPr>
        <w:t xml:space="preserve"> i </w:t>
      </w:r>
      <w:r w:rsidR="005A4BAA" w:rsidRPr="001E6B80">
        <w:rPr>
          <w:rFonts w:ascii="Cambria" w:hAnsi="Cambria"/>
        </w:rPr>
        <w:t>HD-opløsning</w:t>
      </w:r>
      <w:r w:rsidRPr="001E6B80">
        <w:rPr>
          <w:rFonts w:ascii="Cambria" w:hAnsi="Cambria"/>
        </w:rPr>
        <w:t xml:space="preserve">, gjorde det </w:t>
      </w:r>
      <w:r w:rsidR="00843E4B" w:rsidRPr="001E6B80">
        <w:rPr>
          <w:rFonts w:ascii="Cambria" w:hAnsi="Cambria"/>
        </w:rPr>
        <w:t>til et bedre fagligt program at bruge</w:t>
      </w:r>
      <w:r w:rsidR="00672CCD" w:rsidRPr="001E6B80">
        <w:rPr>
          <w:rFonts w:ascii="Cambria" w:hAnsi="Cambria"/>
        </w:rPr>
        <w:t xml:space="preserve">, se </w:t>
      </w:r>
      <w:r w:rsidR="0079745D">
        <w:rPr>
          <w:rFonts w:ascii="Cambria" w:hAnsi="Cambria"/>
        </w:rPr>
        <w:fldChar w:fldCharType="begin"/>
      </w:r>
      <w:r w:rsidR="0079745D">
        <w:rPr>
          <w:rFonts w:ascii="Cambria" w:hAnsi="Cambria"/>
        </w:rPr>
        <w:instrText xml:space="preserve"> REF _Ref43042758 \h </w:instrText>
      </w:r>
      <w:r w:rsidR="0079745D">
        <w:rPr>
          <w:rFonts w:ascii="Cambria" w:hAnsi="Cambria"/>
        </w:rPr>
      </w:r>
      <w:r w:rsidR="0079745D">
        <w:rPr>
          <w:rFonts w:ascii="Cambria" w:hAnsi="Cambria"/>
        </w:rPr>
        <w:fldChar w:fldCharType="separate"/>
      </w:r>
      <w:ins w:id="15" w:author="Frederik" w:date="2020-06-14T16:53:00Z">
        <w:r w:rsidR="00BB0193" w:rsidRPr="001E6B80">
          <w:rPr>
            <w:rFonts w:ascii="Cambria" w:hAnsi="Cambria"/>
          </w:rPr>
          <w:t xml:space="preserve">Figur </w:t>
        </w:r>
        <w:r w:rsidR="00BB0193">
          <w:rPr>
            <w:rFonts w:ascii="Cambria" w:hAnsi="Cambria"/>
            <w:noProof/>
          </w:rPr>
          <w:t>6</w:t>
        </w:r>
      </w:ins>
      <w:del w:id="16" w:author="Frederik" w:date="2020-06-14T16:53:00Z">
        <w:r w:rsidR="00D53678" w:rsidRPr="001E6B80" w:rsidDel="00BB0193">
          <w:rPr>
            <w:rFonts w:ascii="Cambria" w:hAnsi="Cambria"/>
          </w:rPr>
          <w:delText xml:space="preserve">Figur </w:delText>
        </w:r>
        <w:r w:rsidR="00D53678" w:rsidDel="00BB0193">
          <w:rPr>
            <w:rFonts w:ascii="Cambria" w:hAnsi="Cambria"/>
            <w:noProof/>
          </w:rPr>
          <w:delText>6</w:delText>
        </w:r>
      </w:del>
      <w:r w:rsidR="0079745D">
        <w:rPr>
          <w:rFonts w:ascii="Cambria" w:hAnsi="Cambria"/>
        </w:rPr>
        <w:fldChar w:fldCharType="end"/>
      </w:r>
      <w:r w:rsidR="00672CCD" w:rsidRPr="001E6B80">
        <w:rPr>
          <w:rFonts w:ascii="Cambria" w:hAnsi="Cambria"/>
        </w:rPr>
        <w:t>. Det var et bedre fagligt program</w:t>
      </w:r>
      <w:r w:rsidR="00843E4B" w:rsidRPr="001E6B80">
        <w:rPr>
          <w:rFonts w:ascii="Cambria" w:hAnsi="Cambria"/>
        </w:rPr>
        <w:t xml:space="preserve"> end f.eks. Discord som kun tillader 480p medmindre ma</w:t>
      </w:r>
      <w:r w:rsidR="005A4BAA" w:rsidRPr="001E6B80">
        <w:rPr>
          <w:rFonts w:ascii="Cambria" w:hAnsi="Cambria"/>
        </w:rPr>
        <w:t>n betaler</w:t>
      </w:r>
      <w:r w:rsidR="005A4BAA">
        <w:rPr>
          <w:rFonts w:ascii="Cambria" w:hAnsi="Cambria"/>
        </w:rPr>
        <w:t xml:space="preserve">. </w:t>
      </w:r>
      <w:r w:rsidR="003350D9">
        <w:rPr>
          <w:rFonts w:ascii="Cambria" w:hAnsi="Cambria"/>
        </w:rPr>
        <w:t xml:space="preserve">Dog har </w:t>
      </w:r>
      <w:r w:rsidR="00322CD9">
        <w:rPr>
          <w:rFonts w:ascii="Cambria" w:hAnsi="Cambria"/>
        </w:rPr>
        <w:t>gruppen brugt Discord som hovedprogram</w:t>
      </w:r>
      <w:r w:rsidR="005A4BAA" w:rsidRPr="001E6B80">
        <w:rPr>
          <w:rFonts w:ascii="Cambria" w:hAnsi="Cambria"/>
        </w:rPr>
        <w:t>. Den bedre kvalitet på skærmdelingen</w:t>
      </w:r>
      <w:r w:rsidR="00DD0E1E" w:rsidRPr="001E6B80">
        <w:rPr>
          <w:rFonts w:ascii="Cambria" w:hAnsi="Cambria"/>
        </w:rPr>
        <w:t>,</w:t>
      </w:r>
      <w:r w:rsidR="005A4BAA" w:rsidRPr="001E6B80">
        <w:rPr>
          <w:rFonts w:ascii="Cambria" w:hAnsi="Cambria"/>
        </w:rPr>
        <w:t xml:space="preserve"> gjorde det nemmere for </w:t>
      </w:r>
      <w:r w:rsidR="001B0458" w:rsidRPr="001E6B80">
        <w:rPr>
          <w:rFonts w:ascii="Cambria" w:hAnsi="Cambria"/>
        </w:rPr>
        <w:t>vejlederen at vise os deres rettelser, men også omvendt for gruppen at</w:t>
      </w:r>
      <w:r w:rsidR="001B0458">
        <w:rPr>
          <w:rFonts w:ascii="Cambria" w:hAnsi="Cambria"/>
        </w:rPr>
        <w:t xml:space="preserve"> </w:t>
      </w:r>
      <w:r w:rsidR="003350D9">
        <w:rPr>
          <w:rFonts w:ascii="Cambria" w:hAnsi="Cambria"/>
        </w:rPr>
        <w:t>til at stille spørgsmål</w:t>
      </w:r>
      <w:r w:rsidR="001B0458" w:rsidRPr="001E6B80">
        <w:rPr>
          <w:rFonts w:ascii="Cambria" w:hAnsi="Cambria"/>
        </w:rPr>
        <w:t xml:space="preserve">. </w:t>
      </w:r>
    </w:p>
    <w:p w14:paraId="41F74975" w14:textId="77777777" w:rsidR="00780C88" w:rsidRPr="001E6B80" w:rsidRDefault="00780C88" w:rsidP="003A046A">
      <w:pPr>
        <w:keepNext/>
        <w:spacing w:line="276" w:lineRule="auto"/>
        <w:jc w:val="both"/>
        <w:rPr>
          <w:rFonts w:ascii="Cambria" w:hAnsi="Cambria"/>
        </w:rPr>
      </w:pPr>
      <w:r w:rsidRPr="001E6B80">
        <w:rPr>
          <w:rFonts w:ascii="Cambria" w:hAnsi="Cambria"/>
          <w:noProof/>
        </w:rPr>
        <w:lastRenderedPageBreak/>
        <mc:AlternateContent>
          <mc:Choice Requires="wps">
            <w:drawing>
              <wp:anchor distT="0" distB="0" distL="114300" distR="114300" simplePos="0" relativeHeight="251658240" behindDoc="0" locked="0" layoutInCell="1" allowOverlap="1" wp14:anchorId="7C034278" wp14:editId="2CF0CE99">
                <wp:simplePos x="0" y="0"/>
                <wp:positionH relativeFrom="column">
                  <wp:posOffset>5042535</wp:posOffset>
                </wp:positionH>
                <wp:positionV relativeFrom="paragraph">
                  <wp:posOffset>396240</wp:posOffset>
                </wp:positionV>
                <wp:extent cx="1028700" cy="657225"/>
                <wp:effectExtent l="0" t="0" r="19050" b="28575"/>
                <wp:wrapNone/>
                <wp:docPr id="8" name="Ellipse 8"/>
                <wp:cNvGraphicFramePr/>
                <a:graphic xmlns:a="http://schemas.openxmlformats.org/drawingml/2006/main">
                  <a:graphicData uri="http://schemas.microsoft.com/office/word/2010/wordprocessingShape">
                    <wps:wsp>
                      <wps:cNvSpPr/>
                      <wps:spPr>
                        <a:xfrm>
                          <a:off x="0" y="0"/>
                          <a:ext cx="1028700"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3A893665" id="Ellipse 8" o:spid="_x0000_s1026" style="position:absolute;margin-left:397.05pt;margin-top:31.2pt;width:81pt;height:5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" fillcolor="#4472c4 [3204]" strokecolor="#1f3763 [1604]" strokeweight="1pt">
                <v:stroke joinstyle="miter"/>
              </v:oval>
            </w:pict>
          </mc:Fallback>
        </mc:AlternateContent>
      </w:r>
      <w:r w:rsidRPr="001E6B80">
        <w:rPr>
          <w:rFonts w:ascii="Cambria" w:hAnsi="Cambria"/>
          <w:noProof/>
        </w:rPr>
        <w:drawing>
          <wp:inline distT="0" distB="0" distL="0" distR="0" wp14:anchorId="269FBCEB" wp14:editId="4F61B978">
            <wp:extent cx="6120130" cy="3521710"/>
            <wp:effectExtent l="0" t="0" r="0"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521710"/>
                    </a:xfrm>
                    <a:prstGeom prst="rect">
                      <a:avLst/>
                    </a:prstGeom>
                    <a:noFill/>
                    <a:ln>
                      <a:noFill/>
                    </a:ln>
                  </pic:spPr>
                </pic:pic>
              </a:graphicData>
            </a:graphic>
          </wp:inline>
        </w:drawing>
      </w:r>
    </w:p>
    <w:p w14:paraId="36ECD020" w14:textId="41F5F14F" w:rsidR="005F5ECA" w:rsidRPr="001E6B80" w:rsidRDefault="00780C88" w:rsidP="001E6B80">
      <w:pPr>
        <w:pStyle w:val="Billedtekst"/>
        <w:spacing w:line="276" w:lineRule="auto"/>
        <w:jc w:val="center"/>
        <w:rPr>
          <w:rFonts w:ascii="Cambria" w:hAnsi="Cambria"/>
        </w:rPr>
      </w:pPr>
      <w:bookmarkStart w:id="17" w:name="_Ref43042758"/>
      <w:r w:rsidRPr="001E6B80">
        <w:rPr>
          <w:rFonts w:ascii="Cambria" w:hAnsi="Cambria"/>
        </w:rPr>
        <w:t xml:space="preserve">Figur </w:t>
      </w:r>
      <w:r w:rsidR="00676E57" w:rsidRPr="001E6B80">
        <w:rPr>
          <w:rFonts w:ascii="Cambria" w:hAnsi="Cambria"/>
        </w:rPr>
        <w:fldChar w:fldCharType="begin"/>
      </w:r>
      <w:r w:rsidR="00676E57" w:rsidRPr="001E6B80">
        <w:rPr>
          <w:rFonts w:ascii="Cambria" w:hAnsi="Cambria"/>
        </w:rPr>
        <w:instrText xml:space="preserve"> SEQ Figur \* ARABIC </w:instrText>
      </w:r>
      <w:r w:rsidR="00676E57" w:rsidRPr="001E6B80">
        <w:rPr>
          <w:rFonts w:ascii="Cambria" w:hAnsi="Cambria"/>
        </w:rPr>
        <w:fldChar w:fldCharType="separate"/>
      </w:r>
      <w:r w:rsidR="00BB0193">
        <w:rPr>
          <w:rFonts w:ascii="Cambria" w:hAnsi="Cambria"/>
          <w:noProof/>
        </w:rPr>
        <w:t>6</w:t>
      </w:r>
      <w:r w:rsidR="00676E57" w:rsidRPr="001E6B80">
        <w:rPr>
          <w:rFonts w:ascii="Cambria" w:hAnsi="Cambria"/>
        </w:rPr>
        <w:fldChar w:fldCharType="end"/>
      </w:r>
      <w:bookmarkEnd w:id="17"/>
      <w:r w:rsidRPr="001E6B80">
        <w:rPr>
          <w:rFonts w:ascii="Cambria" w:hAnsi="Cambria"/>
        </w:rPr>
        <w:t xml:space="preserve"> - Zoom møde</w:t>
      </w:r>
    </w:p>
    <w:p w14:paraId="3DB42AD3" w14:textId="5FF647C6" w:rsidR="008B1D98" w:rsidRPr="001E6B80" w:rsidRDefault="008B1D98" w:rsidP="003A046A">
      <w:pPr>
        <w:pStyle w:val="Overskrift1"/>
        <w:spacing w:line="276" w:lineRule="auto"/>
        <w:jc w:val="both"/>
        <w:rPr>
          <w:rFonts w:ascii="Cambria" w:hAnsi="Cambria"/>
        </w:rPr>
      </w:pPr>
      <w:r w:rsidRPr="001E6B80">
        <w:rPr>
          <w:rFonts w:ascii="Cambria" w:hAnsi="Cambria"/>
        </w:rPr>
        <w:t>Reviews</w:t>
      </w:r>
    </w:p>
    <w:p w14:paraId="773E026D" w14:textId="0BCAC447" w:rsidR="001F5E44" w:rsidRPr="001E6B80" w:rsidRDefault="00E7703F" w:rsidP="003A046A">
      <w:pPr>
        <w:spacing w:line="276" w:lineRule="auto"/>
        <w:jc w:val="both"/>
        <w:rPr>
          <w:rFonts w:ascii="Cambria" w:hAnsi="Cambria"/>
        </w:rPr>
      </w:pPr>
      <w:r w:rsidRPr="001E6B80">
        <w:rPr>
          <w:rFonts w:ascii="Cambria" w:hAnsi="Cambria"/>
        </w:rPr>
        <w:t xml:space="preserve">Som tidligere sagt blev Zoom brugt til at holde </w:t>
      </w:r>
      <w:proofErr w:type="spellStart"/>
      <w:r w:rsidRPr="001E6B80">
        <w:rPr>
          <w:rFonts w:ascii="Cambria" w:hAnsi="Cambria"/>
        </w:rPr>
        <w:t>review</w:t>
      </w:r>
      <w:proofErr w:type="spellEnd"/>
      <w:r w:rsidR="0064617D" w:rsidRPr="001E6B80">
        <w:rPr>
          <w:rFonts w:ascii="Cambria" w:hAnsi="Cambria"/>
        </w:rPr>
        <w:t xml:space="preserve">, hvilket var møder med andre projektgrupper. Til disse møder </w:t>
      </w:r>
      <w:r w:rsidR="005A00A6" w:rsidRPr="001E6B80">
        <w:rPr>
          <w:rFonts w:ascii="Cambria" w:hAnsi="Cambria"/>
        </w:rPr>
        <w:t xml:space="preserve">blev der givet feedback på </w:t>
      </w:r>
      <w:r w:rsidR="002E3CEC" w:rsidRPr="001E6B80">
        <w:rPr>
          <w:rFonts w:ascii="Cambria" w:hAnsi="Cambria"/>
        </w:rPr>
        <w:t xml:space="preserve">forskellige </w:t>
      </w:r>
      <w:r w:rsidR="003E5913">
        <w:rPr>
          <w:rFonts w:ascii="Cambria" w:hAnsi="Cambria"/>
        </w:rPr>
        <w:t>emner</w:t>
      </w:r>
      <w:r w:rsidR="002E3CEC" w:rsidRPr="001E6B80">
        <w:rPr>
          <w:rFonts w:ascii="Cambria" w:hAnsi="Cambria"/>
        </w:rPr>
        <w:t xml:space="preserve">, som </w:t>
      </w:r>
      <w:r w:rsidR="00F80017" w:rsidRPr="001E6B80">
        <w:rPr>
          <w:rFonts w:ascii="Cambria" w:hAnsi="Cambria"/>
        </w:rPr>
        <w:t>system arkitektur på tværs af projektgrupperne. D</w:t>
      </w:r>
      <w:r w:rsidR="008B1D98" w:rsidRPr="001E6B80">
        <w:rPr>
          <w:rFonts w:ascii="Cambria" w:hAnsi="Cambria"/>
        </w:rPr>
        <w:t xml:space="preserve">isse møder er en god måde at få inspiration og </w:t>
      </w:r>
      <w:r w:rsidR="00697EE5" w:rsidRPr="001E6B80">
        <w:rPr>
          <w:rFonts w:ascii="Cambria" w:hAnsi="Cambria"/>
        </w:rPr>
        <w:t xml:space="preserve">eventuelt finde fejl og mangler i ens projekt. Det er i bund og grund </w:t>
      </w:r>
      <w:r w:rsidR="00E63CAE" w:rsidRPr="001E6B80">
        <w:rPr>
          <w:rFonts w:ascii="Cambria" w:hAnsi="Cambria"/>
        </w:rPr>
        <w:t xml:space="preserve">en simulering af et møde med en kunde, som har bestilt et produkt. </w:t>
      </w:r>
      <w:r w:rsidR="003A57DF" w:rsidRPr="001E6B80">
        <w:rPr>
          <w:rFonts w:ascii="Cambria" w:hAnsi="Cambria"/>
        </w:rPr>
        <w:t xml:space="preserve">Til disse møder er det ikke meningen at man skal diskutere tingene, men lytte og skrive noter. Det den anden projektgruppe siger er ikke nødvendigvis noget man skal </w:t>
      </w:r>
      <w:r w:rsidR="006514C8" w:rsidRPr="001E6B80">
        <w:rPr>
          <w:rFonts w:ascii="Cambria" w:hAnsi="Cambria"/>
        </w:rPr>
        <w:t xml:space="preserve">gøre. Møderne </w:t>
      </w:r>
      <w:r w:rsidR="001F5E44" w:rsidRPr="001E6B80">
        <w:rPr>
          <w:rFonts w:ascii="Cambria" w:hAnsi="Cambria"/>
        </w:rPr>
        <w:t>fungerer</w:t>
      </w:r>
      <w:r w:rsidR="006514C8" w:rsidRPr="001E6B80">
        <w:rPr>
          <w:rFonts w:ascii="Cambria" w:hAnsi="Cambria"/>
        </w:rPr>
        <w:t xml:space="preserve"> som hjælpemidler der skal give projektgruppen </w:t>
      </w:r>
      <w:r w:rsidR="00A95205" w:rsidRPr="001E6B80">
        <w:rPr>
          <w:rFonts w:ascii="Cambria" w:hAnsi="Cambria"/>
        </w:rPr>
        <w:t>kommentarer fra nogle nye øjne</w:t>
      </w:r>
      <w:r w:rsidR="001F5E44" w:rsidRPr="001E6B80">
        <w:rPr>
          <w:rFonts w:ascii="Cambria" w:hAnsi="Cambria"/>
        </w:rPr>
        <w:t xml:space="preserve"> og perspektiver</w:t>
      </w:r>
      <w:r w:rsidR="00A95205" w:rsidRPr="001E6B80">
        <w:rPr>
          <w:rFonts w:ascii="Cambria" w:hAnsi="Cambria"/>
        </w:rPr>
        <w:t>.</w:t>
      </w:r>
      <w:r w:rsidR="001F5E44" w:rsidRPr="001E6B80">
        <w:rPr>
          <w:rFonts w:ascii="Cambria" w:hAnsi="Cambria"/>
        </w:rPr>
        <w:t xml:space="preserve"> </w:t>
      </w:r>
      <w:r w:rsidR="00C74449" w:rsidRPr="001E6B80">
        <w:rPr>
          <w:rFonts w:ascii="Cambria" w:hAnsi="Cambria"/>
        </w:rPr>
        <w:t>Det tre</w:t>
      </w:r>
      <w:r w:rsidR="0070542D" w:rsidRPr="001E6B80">
        <w:rPr>
          <w:rFonts w:ascii="Cambria" w:hAnsi="Cambria"/>
        </w:rPr>
        <w:t xml:space="preserve">dje og sidste </w:t>
      </w:r>
      <w:proofErr w:type="spellStart"/>
      <w:r w:rsidR="0070542D" w:rsidRPr="001E6B80">
        <w:rPr>
          <w:rFonts w:ascii="Cambria" w:hAnsi="Cambria"/>
        </w:rPr>
        <w:t>review</w:t>
      </w:r>
      <w:proofErr w:type="spellEnd"/>
      <w:r w:rsidR="0070542D" w:rsidRPr="001E6B80">
        <w:rPr>
          <w:rFonts w:ascii="Cambria" w:hAnsi="Cambria"/>
        </w:rPr>
        <w:t xml:space="preserve"> blev annulleret, eftersom det ikke var muligt at fremvise en demonstration af produktet. </w:t>
      </w:r>
    </w:p>
    <w:p w14:paraId="50485612" w14:textId="3CB2803E" w:rsidR="00E7703F" w:rsidRPr="001E6B80" w:rsidRDefault="001F5E44" w:rsidP="003A046A">
      <w:pPr>
        <w:pStyle w:val="Overskrift1"/>
        <w:spacing w:line="276" w:lineRule="auto"/>
        <w:jc w:val="both"/>
        <w:rPr>
          <w:rFonts w:ascii="Cambria" w:hAnsi="Cambria"/>
        </w:rPr>
      </w:pPr>
      <w:r w:rsidRPr="001E6B80">
        <w:rPr>
          <w:rFonts w:ascii="Cambria" w:hAnsi="Cambria"/>
        </w:rPr>
        <w:t>Logbog</w:t>
      </w:r>
    </w:p>
    <w:p w14:paraId="26EE9CDF" w14:textId="5BDAFF0F" w:rsidR="001F5E44" w:rsidRPr="001E6B80" w:rsidRDefault="001F5E44">
      <w:pPr>
        <w:spacing w:line="276" w:lineRule="auto"/>
        <w:jc w:val="both"/>
        <w:rPr>
          <w:rFonts w:ascii="Cambria" w:hAnsi="Cambria"/>
        </w:rPr>
      </w:pPr>
      <w:r w:rsidRPr="001E6B80">
        <w:rPr>
          <w:rFonts w:ascii="Cambria" w:hAnsi="Cambria"/>
        </w:rPr>
        <w:t>Igennem projektet er der blevet hold</w:t>
      </w:r>
      <w:r w:rsidR="0053007D" w:rsidRPr="001E6B80">
        <w:rPr>
          <w:rFonts w:ascii="Cambria" w:hAnsi="Cambria"/>
        </w:rPr>
        <w:t>t</w:t>
      </w:r>
      <w:r w:rsidRPr="001E6B80">
        <w:rPr>
          <w:rFonts w:ascii="Cambria" w:hAnsi="Cambria"/>
        </w:rPr>
        <w:t xml:space="preserve"> adskillige møder alt fra </w:t>
      </w:r>
      <w:proofErr w:type="spellStart"/>
      <w:r w:rsidRPr="001E6B80">
        <w:rPr>
          <w:rFonts w:ascii="Cambria" w:hAnsi="Cambria"/>
        </w:rPr>
        <w:t>reviews</w:t>
      </w:r>
      <w:proofErr w:type="spellEnd"/>
      <w:r w:rsidRPr="001E6B80">
        <w:rPr>
          <w:rFonts w:ascii="Cambria" w:hAnsi="Cambria"/>
        </w:rPr>
        <w:t xml:space="preserve"> til arbejdsmøder. Til alle disse </w:t>
      </w:r>
      <w:r w:rsidR="00B226D8" w:rsidRPr="001E6B80">
        <w:rPr>
          <w:rFonts w:ascii="Cambria" w:hAnsi="Cambria"/>
        </w:rPr>
        <w:t>møder blev der skrevet logbøger</w:t>
      </w:r>
      <w:r w:rsidR="00A4150C" w:rsidRPr="001E6B80">
        <w:rPr>
          <w:rStyle w:val="Fodnotehenvisning"/>
          <w:rFonts w:ascii="Cambria" w:hAnsi="Cambria"/>
        </w:rPr>
        <w:footnoteReference w:id="4"/>
      </w:r>
      <w:r w:rsidR="00B226D8" w:rsidRPr="001E6B80">
        <w:rPr>
          <w:rFonts w:ascii="Cambria" w:hAnsi="Cambria"/>
        </w:rPr>
        <w:t xml:space="preserve">, som indeholder information </w:t>
      </w:r>
      <w:r w:rsidR="0031529C" w:rsidRPr="001E6B80">
        <w:rPr>
          <w:rFonts w:ascii="Cambria" w:hAnsi="Cambria"/>
        </w:rPr>
        <w:t>om</w:t>
      </w:r>
      <w:r w:rsidR="00B226D8" w:rsidRPr="001E6B80">
        <w:rPr>
          <w:rFonts w:ascii="Cambria" w:hAnsi="Cambria"/>
        </w:rPr>
        <w:t xml:space="preserve"> hvad der blev foretaget sig til </w:t>
      </w:r>
      <w:r w:rsidR="00B2557A" w:rsidRPr="001E6B80">
        <w:rPr>
          <w:rFonts w:ascii="Cambria" w:hAnsi="Cambria"/>
        </w:rPr>
        <w:t xml:space="preserve">møderne. </w:t>
      </w:r>
      <w:r w:rsidR="00E13290" w:rsidRPr="001E6B80">
        <w:rPr>
          <w:rFonts w:ascii="Cambria" w:hAnsi="Cambria"/>
        </w:rPr>
        <w:t xml:space="preserve">Logbøgerne kan kobles sammen med tidsplanen for at give et overblik over hvornår hvad blev lavet og færdig gjort. </w:t>
      </w:r>
      <w:r w:rsidR="00453BAF" w:rsidRPr="001E6B80">
        <w:rPr>
          <w:rFonts w:ascii="Cambria" w:hAnsi="Cambria"/>
        </w:rPr>
        <w:t xml:space="preserve">Det </w:t>
      </w:r>
      <w:r w:rsidR="00042F2F" w:rsidRPr="001E6B80">
        <w:rPr>
          <w:rFonts w:ascii="Cambria" w:hAnsi="Cambria"/>
        </w:rPr>
        <w:t>fungerer</w:t>
      </w:r>
      <w:r w:rsidR="00453BAF" w:rsidRPr="001E6B80">
        <w:rPr>
          <w:rFonts w:ascii="Cambria" w:hAnsi="Cambria"/>
        </w:rPr>
        <w:t xml:space="preserve"> også som dokumentation på hvornår tingen er lavet og af hvem. </w:t>
      </w:r>
      <w:r w:rsidR="00B10749" w:rsidRPr="001E6B80">
        <w:rPr>
          <w:rFonts w:ascii="Cambria" w:hAnsi="Cambria"/>
        </w:rPr>
        <w:t>Logbøgerne gav også et overblik over hvad der skulle arbejdes med til næste møde</w:t>
      </w:r>
      <w:r w:rsidR="00B55E25" w:rsidRPr="001E6B80">
        <w:rPr>
          <w:rFonts w:ascii="Cambria" w:hAnsi="Cambria"/>
        </w:rPr>
        <w:t xml:space="preserve">. Logbøgerne fungerede altså som en dagsorden, der sørgede for at folk altid havde noget at lave. </w:t>
      </w:r>
    </w:p>
    <w:p w14:paraId="7B77D5CC" w14:textId="22B3DB4E" w:rsidR="00794D80" w:rsidRPr="001E6B80" w:rsidRDefault="0055402B" w:rsidP="001E6B80">
      <w:pPr>
        <w:pStyle w:val="Overskrift1"/>
        <w:jc w:val="both"/>
        <w:rPr>
          <w:rFonts w:ascii="Cambria" w:hAnsi="Cambria"/>
        </w:rPr>
      </w:pPr>
      <w:r w:rsidRPr="001E6B80">
        <w:rPr>
          <w:rFonts w:ascii="Cambria" w:hAnsi="Cambria"/>
        </w:rPr>
        <w:lastRenderedPageBreak/>
        <w:t>Samarbejdsaftale</w:t>
      </w:r>
    </w:p>
    <w:p w14:paraId="5D3F63F5" w14:textId="1445AE04" w:rsidR="00CF7812" w:rsidRDefault="0055402B" w:rsidP="001E6B80">
      <w:pPr>
        <w:jc w:val="both"/>
        <w:rPr>
          <w:rFonts w:ascii="Cambria" w:hAnsi="Cambria"/>
        </w:rPr>
      </w:pPr>
      <w:r w:rsidRPr="001E6B80">
        <w:rPr>
          <w:rFonts w:ascii="Cambria" w:hAnsi="Cambria"/>
        </w:rPr>
        <w:t xml:space="preserve">Der blev tidligt i forløbet lavet en </w:t>
      </w:r>
      <w:r w:rsidR="0097676B" w:rsidRPr="001E6B80">
        <w:rPr>
          <w:rFonts w:ascii="Cambria" w:hAnsi="Cambria"/>
        </w:rPr>
        <w:t>samarbejdskontrakt</w:t>
      </w:r>
      <w:r w:rsidR="008427CE" w:rsidRPr="001E6B80">
        <w:rPr>
          <w:rStyle w:val="Fodnotehenvisning"/>
          <w:rFonts w:ascii="Cambria" w:hAnsi="Cambria"/>
        </w:rPr>
        <w:footnoteReference w:id="5"/>
      </w:r>
      <w:r w:rsidR="0097676B" w:rsidRPr="001E6B80">
        <w:rPr>
          <w:rFonts w:ascii="Cambria" w:hAnsi="Cambria"/>
        </w:rPr>
        <w:t>. Samarbejdskontrakten funger</w:t>
      </w:r>
      <w:r w:rsidR="003116F8" w:rsidRPr="001E6B80">
        <w:rPr>
          <w:rFonts w:ascii="Cambria" w:hAnsi="Cambria"/>
        </w:rPr>
        <w:t>er</w:t>
      </w:r>
      <w:r w:rsidR="0097676B" w:rsidRPr="001E6B80">
        <w:rPr>
          <w:rFonts w:ascii="Cambria" w:hAnsi="Cambria"/>
        </w:rPr>
        <w:t xml:space="preserve"> som en </w:t>
      </w:r>
      <w:r w:rsidR="003116F8" w:rsidRPr="001E6B80">
        <w:rPr>
          <w:rFonts w:ascii="Cambria" w:hAnsi="Cambria"/>
        </w:rPr>
        <w:t xml:space="preserve">fælles kontrakt om hvor høje krav gruppen har </w:t>
      </w:r>
      <w:r w:rsidR="00D807D9" w:rsidRPr="001E6B80">
        <w:rPr>
          <w:rFonts w:ascii="Cambria" w:hAnsi="Cambria"/>
        </w:rPr>
        <w:t xml:space="preserve">til hinanden. Den indeholder generelle regler der skal følges, sådan at gruppen ikke kommer </w:t>
      </w:r>
      <w:r w:rsidR="004800CF" w:rsidRPr="001E6B80">
        <w:rPr>
          <w:rFonts w:ascii="Cambria" w:hAnsi="Cambria"/>
        </w:rPr>
        <w:t xml:space="preserve">op </w:t>
      </w:r>
      <w:r w:rsidR="00C72438" w:rsidRPr="001E6B80">
        <w:rPr>
          <w:rFonts w:ascii="Cambria" w:hAnsi="Cambria"/>
        </w:rPr>
        <w:t xml:space="preserve">at </w:t>
      </w:r>
      <w:r w:rsidR="004800CF" w:rsidRPr="001E6B80">
        <w:rPr>
          <w:rFonts w:ascii="Cambria" w:hAnsi="Cambria"/>
        </w:rPr>
        <w:t xml:space="preserve">skændes. </w:t>
      </w:r>
      <w:r w:rsidR="00A045B2" w:rsidRPr="001E6B80">
        <w:rPr>
          <w:rFonts w:ascii="Cambria" w:hAnsi="Cambria"/>
        </w:rPr>
        <w:t xml:space="preserve">Disse regler handlede blandt andet om at møde til tiden, </w:t>
      </w:r>
      <w:r w:rsidR="005A04E5" w:rsidRPr="001E6B80">
        <w:rPr>
          <w:rFonts w:ascii="Cambria" w:hAnsi="Cambria"/>
        </w:rPr>
        <w:t>godkendte grunde til fravær o</w:t>
      </w:r>
      <w:r w:rsidR="003C41A8" w:rsidRPr="001E6B80">
        <w:rPr>
          <w:rFonts w:ascii="Cambria" w:hAnsi="Cambria"/>
        </w:rPr>
        <w:t xml:space="preserve">g </w:t>
      </w:r>
      <w:r w:rsidR="00C85FC1">
        <w:rPr>
          <w:rFonts w:ascii="Cambria" w:hAnsi="Cambria"/>
        </w:rPr>
        <w:t>ambitionsniveau</w:t>
      </w:r>
      <w:r w:rsidR="004733C0">
        <w:rPr>
          <w:rFonts w:ascii="Cambria" w:hAnsi="Cambria"/>
        </w:rPr>
        <w:t>et i gruppen</w:t>
      </w:r>
      <w:r w:rsidR="003C41A8" w:rsidRPr="001E6B80">
        <w:rPr>
          <w:rFonts w:ascii="Cambria" w:hAnsi="Cambria"/>
        </w:rPr>
        <w:t xml:space="preserve">. </w:t>
      </w:r>
    </w:p>
    <w:p w14:paraId="2E6B5E55" w14:textId="7EB032A5" w:rsidR="00FC45C2" w:rsidRDefault="00DB7921" w:rsidP="001E6B80">
      <w:pPr>
        <w:jc w:val="both"/>
        <w:rPr>
          <w:rFonts w:ascii="Cambria" w:hAnsi="Cambria"/>
        </w:rPr>
      </w:pPr>
      <w:r w:rsidRPr="001E6B80">
        <w:rPr>
          <w:rFonts w:ascii="Cambria" w:hAnsi="Cambria"/>
        </w:rPr>
        <w:t>Hvis disse regler ikke overholdes</w:t>
      </w:r>
      <w:r w:rsidR="00AE6832" w:rsidRPr="001E6B80">
        <w:rPr>
          <w:rFonts w:ascii="Cambria" w:hAnsi="Cambria"/>
        </w:rPr>
        <w:t>, står der i kontrakten hvad konsekvenserne er</w:t>
      </w:r>
      <w:r w:rsidR="00FD0DBF" w:rsidRPr="001E6B80">
        <w:rPr>
          <w:rFonts w:ascii="Cambria" w:hAnsi="Cambria"/>
        </w:rPr>
        <w:t xml:space="preserve"> og hvordan de skal håndteres. En samarbejdskontrakt er </w:t>
      </w:r>
      <w:proofErr w:type="gramStart"/>
      <w:r w:rsidR="00FD0DBF" w:rsidRPr="001E6B80">
        <w:rPr>
          <w:rFonts w:ascii="Cambria" w:hAnsi="Cambria"/>
        </w:rPr>
        <w:t>essentie</w:t>
      </w:r>
      <w:r w:rsidR="00FD0DBF">
        <w:rPr>
          <w:rFonts w:ascii="Cambria" w:hAnsi="Cambria"/>
        </w:rPr>
        <w:t xml:space="preserve">l </w:t>
      </w:r>
      <w:r w:rsidR="00FD0DBF" w:rsidRPr="001E6B80">
        <w:rPr>
          <w:rFonts w:ascii="Cambria" w:hAnsi="Cambria"/>
        </w:rPr>
        <w:t xml:space="preserve"> i</w:t>
      </w:r>
      <w:proofErr w:type="gramEnd"/>
      <w:r w:rsidR="00FD0DBF" w:rsidRPr="001E6B80">
        <w:rPr>
          <w:rFonts w:ascii="Cambria" w:hAnsi="Cambria"/>
        </w:rPr>
        <w:t xml:space="preserve"> en </w:t>
      </w:r>
      <w:r w:rsidR="00B75E28" w:rsidRPr="001E6B80">
        <w:rPr>
          <w:rFonts w:ascii="Cambria" w:hAnsi="Cambria"/>
        </w:rPr>
        <w:t xml:space="preserve">projektgruppe, eftersom den afgrænser gruppens fælles tanker om projektet. Det er vigtigt at alle gruppemedlemmer er med til at skrive og godkende kontrakten, sådan at der ikke </w:t>
      </w:r>
      <w:r w:rsidR="003C5BF7" w:rsidRPr="001E6B80">
        <w:rPr>
          <w:rFonts w:ascii="Cambria" w:hAnsi="Cambria"/>
        </w:rPr>
        <w:t>opstår</w:t>
      </w:r>
      <w:r w:rsidR="00B75E28" w:rsidRPr="001E6B80">
        <w:rPr>
          <w:rFonts w:ascii="Cambria" w:hAnsi="Cambria"/>
        </w:rPr>
        <w:t xml:space="preserve"> misforståelser og mangler. </w:t>
      </w:r>
    </w:p>
    <w:p w14:paraId="53CA2106" w14:textId="140C86F7" w:rsidR="006B03C6" w:rsidRPr="001E6B80" w:rsidRDefault="007C79B6" w:rsidP="001E6B80">
      <w:pPr>
        <w:jc w:val="both"/>
        <w:rPr>
          <w:rFonts w:ascii="Cambria" w:hAnsi="Cambria"/>
        </w:rPr>
      </w:pPr>
      <w:r w:rsidRPr="001E6B80">
        <w:rPr>
          <w:rFonts w:ascii="Cambria" w:hAnsi="Cambria"/>
        </w:rPr>
        <w:t xml:space="preserve">Når en gruppe har en </w:t>
      </w:r>
      <w:r w:rsidR="00B57C95" w:rsidRPr="001E6B80">
        <w:rPr>
          <w:rFonts w:ascii="Cambria" w:hAnsi="Cambria"/>
        </w:rPr>
        <w:t>samarbejdskontrakt,</w:t>
      </w:r>
      <w:r w:rsidRPr="001E6B80">
        <w:rPr>
          <w:rFonts w:ascii="Cambria" w:hAnsi="Cambria"/>
        </w:rPr>
        <w:t xml:space="preserve"> er </w:t>
      </w:r>
      <w:r w:rsidR="00F74BA7" w:rsidRPr="001E6B80">
        <w:rPr>
          <w:rFonts w:ascii="Cambria" w:hAnsi="Cambria"/>
        </w:rPr>
        <w:t xml:space="preserve">der bedre orden og styr på gruppen, end en gruppe uden. En gruppe uden en samarbejdskontrakt vil være mere </w:t>
      </w:r>
      <w:r w:rsidR="00B23553">
        <w:rPr>
          <w:rFonts w:ascii="Cambria" w:hAnsi="Cambria"/>
        </w:rPr>
        <w:t>ustrukture</w:t>
      </w:r>
      <w:r w:rsidR="007A18A1">
        <w:rPr>
          <w:rFonts w:ascii="Cambria" w:hAnsi="Cambria"/>
        </w:rPr>
        <w:t>re</w:t>
      </w:r>
      <w:r w:rsidR="00B23553">
        <w:rPr>
          <w:rFonts w:ascii="Cambria" w:hAnsi="Cambria"/>
        </w:rPr>
        <w:t>t</w:t>
      </w:r>
      <w:r w:rsidR="00F74BA7" w:rsidRPr="001E6B80">
        <w:rPr>
          <w:rFonts w:ascii="Cambria" w:hAnsi="Cambria"/>
        </w:rPr>
        <w:t xml:space="preserve">, eftersom der kan sidde en person med </w:t>
      </w:r>
      <w:r w:rsidR="00B57C95" w:rsidRPr="001E6B80">
        <w:rPr>
          <w:rFonts w:ascii="Cambria" w:hAnsi="Cambria"/>
        </w:rPr>
        <w:t>højt ambitionsniveau</w:t>
      </w:r>
      <w:r w:rsidR="00F74BA7" w:rsidRPr="001E6B80">
        <w:rPr>
          <w:rFonts w:ascii="Cambria" w:hAnsi="Cambria"/>
        </w:rPr>
        <w:t>, mens nogle andres kan være lav</w:t>
      </w:r>
      <w:r w:rsidR="00A97154">
        <w:rPr>
          <w:rFonts w:ascii="Cambria" w:hAnsi="Cambria"/>
        </w:rPr>
        <w:t>t</w:t>
      </w:r>
      <w:r w:rsidR="00F74BA7" w:rsidRPr="001E6B80">
        <w:rPr>
          <w:rFonts w:ascii="Cambria" w:hAnsi="Cambria"/>
        </w:rPr>
        <w:t xml:space="preserve">. </w:t>
      </w:r>
      <w:r w:rsidR="00B57C95" w:rsidRPr="001E6B80">
        <w:rPr>
          <w:rFonts w:ascii="Cambria" w:hAnsi="Cambria"/>
        </w:rPr>
        <w:t xml:space="preserve">Dette kan skabe konflikter hvis man ikke fastslår niveauet tidligt, det samme gælder for reglerne. Uden reglerne kan </w:t>
      </w:r>
      <w:r w:rsidR="00EA2427" w:rsidRPr="001E6B80">
        <w:rPr>
          <w:rFonts w:ascii="Cambria" w:hAnsi="Cambria"/>
        </w:rPr>
        <w:t xml:space="preserve">der opstå strid eller </w:t>
      </w:r>
      <w:r w:rsidR="00E4005D">
        <w:rPr>
          <w:rFonts w:ascii="Cambria" w:hAnsi="Cambria"/>
        </w:rPr>
        <w:t>dovenskab</w:t>
      </w:r>
      <w:r w:rsidR="00EA2427" w:rsidRPr="001E6B80">
        <w:rPr>
          <w:rFonts w:ascii="Cambria" w:hAnsi="Cambria"/>
        </w:rPr>
        <w:t xml:space="preserve">, </w:t>
      </w:r>
      <w:r w:rsidR="00CB1E72">
        <w:rPr>
          <w:rFonts w:ascii="Cambria" w:hAnsi="Cambria"/>
        </w:rPr>
        <w:t>så samarbejdskontrakten</w:t>
      </w:r>
      <w:r w:rsidR="00CB1E72" w:rsidRPr="001E6B80">
        <w:rPr>
          <w:rFonts w:ascii="Cambria" w:hAnsi="Cambria"/>
        </w:rPr>
        <w:t xml:space="preserve"> </w:t>
      </w:r>
      <w:r w:rsidR="00EA2427" w:rsidRPr="001E6B80">
        <w:rPr>
          <w:rFonts w:ascii="Cambria" w:hAnsi="Cambria"/>
        </w:rPr>
        <w:t>fungere</w:t>
      </w:r>
      <w:r w:rsidR="007C1368">
        <w:rPr>
          <w:rFonts w:ascii="Cambria" w:hAnsi="Cambria"/>
        </w:rPr>
        <w:t>r</w:t>
      </w:r>
      <w:r w:rsidR="00EA2427" w:rsidRPr="001E6B80">
        <w:rPr>
          <w:rFonts w:ascii="Cambria" w:hAnsi="Cambria"/>
        </w:rPr>
        <w:t xml:space="preserve"> som motivation til </w:t>
      </w:r>
      <w:r w:rsidR="008427CE" w:rsidRPr="001E6B80">
        <w:rPr>
          <w:rFonts w:ascii="Cambria" w:hAnsi="Cambria"/>
        </w:rPr>
        <w:t xml:space="preserve">at gøre sit bedste. </w:t>
      </w:r>
    </w:p>
    <w:p w14:paraId="398E80A1" w14:textId="2AD2B0E0" w:rsidR="00236590" w:rsidRPr="001E6B80" w:rsidRDefault="00236590" w:rsidP="001E6B80">
      <w:pPr>
        <w:pStyle w:val="Overskrift1"/>
        <w:jc w:val="both"/>
        <w:rPr>
          <w:rFonts w:ascii="Cambria" w:hAnsi="Cambria"/>
        </w:rPr>
      </w:pPr>
      <w:r w:rsidRPr="001E6B80">
        <w:rPr>
          <w:rFonts w:ascii="Cambria" w:hAnsi="Cambria"/>
        </w:rPr>
        <w:t>Gruppesammensætning</w:t>
      </w:r>
    </w:p>
    <w:p w14:paraId="480E514D" w14:textId="77777777" w:rsidR="002A2370" w:rsidRDefault="00236590" w:rsidP="001E6B80">
      <w:pPr>
        <w:jc w:val="both"/>
        <w:rPr>
          <w:rFonts w:ascii="Cambria" w:hAnsi="Cambria"/>
        </w:rPr>
      </w:pPr>
      <w:r w:rsidRPr="001E6B80">
        <w:rPr>
          <w:rFonts w:ascii="Cambria" w:hAnsi="Cambria"/>
        </w:rPr>
        <w:t>I dette semesterprojekt var der ikke mulighed for selv</w:t>
      </w:r>
      <w:r w:rsidR="00961B81" w:rsidRPr="001E6B80">
        <w:rPr>
          <w:rFonts w:ascii="Cambria" w:hAnsi="Cambria"/>
        </w:rPr>
        <w:t xml:space="preserve"> at skabe ens gruppe. Der var dog mulighed for at ønske en person man gerne ville være i gruppe med. Derfor var der allerede nogle i gruppen der havde godt kendskab til hinanden. Dette skabte allerede fra starten </w:t>
      </w:r>
      <w:r w:rsidR="00F152A1" w:rsidRPr="001E6B80">
        <w:rPr>
          <w:rFonts w:ascii="Cambria" w:hAnsi="Cambria"/>
        </w:rPr>
        <w:t>et bedre arbejdsmiljø. Der var en der tog</w:t>
      </w:r>
      <w:r w:rsidR="00B472BF" w:rsidRPr="001E6B80">
        <w:rPr>
          <w:rFonts w:ascii="Cambria" w:hAnsi="Cambria"/>
        </w:rPr>
        <w:t xml:space="preserve"> ledelse i starten af projektet, hvilket sørgede for at gruppen kom godt i gang. </w:t>
      </w:r>
      <w:r w:rsidR="00EC25AF" w:rsidRPr="001E6B80">
        <w:rPr>
          <w:rFonts w:ascii="Cambria" w:hAnsi="Cambria"/>
        </w:rPr>
        <w:t xml:space="preserve"> </w:t>
      </w:r>
    </w:p>
    <w:p w14:paraId="6FD84E66" w14:textId="503B1695" w:rsidR="00236590" w:rsidRPr="001E6B80" w:rsidRDefault="00094CBC" w:rsidP="001E6B80">
      <w:pPr>
        <w:jc w:val="both"/>
        <w:rPr>
          <w:rFonts w:ascii="Cambria" w:hAnsi="Cambria"/>
        </w:rPr>
      </w:pPr>
      <w:r w:rsidRPr="001E6B80">
        <w:rPr>
          <w:rFonts w:ascii="Cambria" w:hAnsi="Cambria"/>
        </w:rPr>
        <w:t xml:space="preserve">Gruppen blev som sagt sat sammen af skolen, men skolen sammensatte den ud fra farvekodning. Denne farve kodning er baseret på </w:t>
      </w:r>
      <w:proofErr w:type="spellStart"/>
      <w:r w:rsidRPr="001E6B80">
        <w:rPr>
          <w:rFonts w:ascii="Cambria" w:hAnsi="Cambria"/>
        </w:rPr>
        <w:t>Insig</w:t>
      </w:r>
      <w:r w:rsidR="008A048F">
        <w:rPr>
          <w:rFonts w:ascii="Cambria" w:hAnsi="Cambria"/>
        </w:rPr>
        <w:t>h</w:t>
      </w:r>
      <w:r w:rsidRPr="001E6B80">
        <w:rPr>
          <w:rFonts w:ascii="Cambria" w:hAnsi="Cambria"/>
        </w:rPr>
        <w:t>ts</w:t>
      </w:r>
      <w:proofErr w:type="spellEnd"/>
      <w:r w:rsidRPr="001E6B80">
        <w:rPr>
          <w:rFonts w:ascii="Cambria" w:hAnsi="Cambria"/>
        </w:rPr>
        <w:t xml:space="preserve"> farver, som er </w:t>
      </w:r>
      <w:r w:rsidR="004E31AF" w:rsidRPr="001E6B80">
        <w:rPr>
          <w:rFonts w:ascii="Cambria" w:hAnsi="Cambria"/>
        </w:rPr>
        <w:t xml:space="preserve">personligheds værktøj, hvor man bliver tildelt en farve baseret på ens personlighed i gruppe arbejde. Dette sørgede for at alle </w:t>
      </w:r>
      <w:r w:rsidR="00C84A3D" w:rsidRPr="001E6B80">
        <w:rPr>
          <w:rFonts w:ascii="Cambria" w:hAnsi="Cambria"/>
        </w:rPr>
        <w:t xml:space="preserve">personer hurtigt kunne finde deres rolle og at der ikke opstod konflikter. </w:t>
      </w:r>
      <w:proofErr w:type="spellStart"/>
      <w:r w:rsidR="008A048F" w:rsidRPr="005838EC">
        <w:rPr>
          <w:rFonts w:ascii="Cambria" w:hAnsi="Cambria"/>
        </w:rPr>
        <w:t>Insig</w:t>
      </w:r>
      <w:r w:rsidR="008A048F">
        <w:rPr>
          <w:rFonts w:ascii="Cambria" w:hAnsi="Cambria"/>
        </w:rPr>
        <w:t>h</w:t>
      </w:r>
      <w:r w:rsidR="008A048F" w:rsidRPr="005838EC">
        <w:rPr>
          <w:rFonts w:ascii="Cambria" w:hAnsi="Cambria"/>
        </w:rPr>
        <w:t>ts</w:t>
      </w:r>
      <w:proofErr w:type="spellEnd"/>
      <w:r w:rsidR="008A048F" w:rsidRPr="005838EC">
        <w:rPr>
          <w:rFonts w:ascii="Cambria" w:hAnsi="Cambria"/>
        </w:rPr>
        <w:t xml:space="preserve"> </w:t>
      </w:r>
      <w:r w:rsidR="00733FC7" w:rsidRPr="001E6B80">
        <w:rPr>
          <w:rFonts w:ascii="Cambria" w:hAnsi="Cambria"/>
        </w:rPr>
        <w:t>farverne er baseret på 4 base farver, henholdsvis rød, blå, grøn og gul</w:t>
      </w:r>
      <w:r w:rsidR="00297292" w:rsidRPr="001E6B80">
        <w:rPr>
          <w:rFonts w:ascii="Cambria" w:hAnsi="Cambria"/>
        </w:rPr>
        <w:t xml:space="preserve">. </w:t>
      </w:r>
      <w:r w:rsidR="002E41AB" w:rsidRPr="001E6B80">
        <w:rPr>
          <w:rFonts w:ascii="Cambria" w:hAnsi="Cambria"/>
        </w:rPr>
        <w:t xml:space="preserve">Farve tildelingen betyder også, at de andre gruppemedlemmer ved hvordan de skal håndtere hinanden. </w:t>
      </w:r>
    </w:p>
    <w:p w14:paraId="2542138F" w14:textId="78FA3D2D" w:rsidR="007332FA" w:rsidRPr="001E6B80" w:rsidRDefault="00F6417D" w:rsidP="001E6B80">
      <w:pPr>
        <w:pStyle w:val="Overskrift1"/>
        <w:jc w:val="both"/>
        <w:rPr>
          <w:rFonts w:ascii="Cambria" w:hAnsi="Cambria"/>
        </w:rPr>
      </w:pPr>
      <w:r w:rsidRPr="001E6B80">
        <w:rPr>
          <w:rFonts w:ascii="Cambria" w:hAnsi="Cambria"/>
        </w:rPr>
        <w:t>Arbejdsfordelingen</w:t>
      </w:r>
    </w:p>
    <w:p w14:paraId="579AC4DE" w14:textId="6FB8FC01" w:rsidR="001C7428" w:rsidRDefault="000C2F2C" w:rsidP="001C7428">
      <w:pPr>
        <w:jc w:val="both"/>
        <w:rPr>
          <w:rFonts w:ascii="Cambria" w:hAnsi="Cambria"/>
        </w:rPr>
      </w:pPr>
      <w:r w:rsidRPr="001E6B80">
        <w:rPr>
          <w:rFonts w:ascii="Cambria" w:hAnsi="Cambria"/>
        </w:rPr>
        <w:t xml:space="preserve">I starten af projektet blev der diskuteret hvad de forskellige personer i gruppens </w:t>
      </w:r>
      <w:r w:rsidR="00073ED1" w:rsidRPr="001E6B80">
        <w:rPr>
          <w:rFonts w:ascii="Cambria" w:hAnsi="Cambria"/>
        </w:rPr>
        <w:t>faglige kompetencer var. Dette gjorde det nemmere at uddelegere arbejde</w:t>
      </w:r>
      <w:r w:rsidR="004872D5" w:rsidRPr="001E6B80">
        <w:rPr>
          <w:rFonts w:ascii="Cambria" w:hAnsi="Cambria"/>
        </w:rPr>
        <w:t xml:space="preserve">, men personer havde også muligheden for selv at vælge sig ind på noget. </w:t>
      </w:r>
      <w:r w:rsidR="0089543A" w:rsidRPr="001E6B80">
        <w:rPr>
          <w:rFonts w:ascii="Cambria" w:hAnsi="Cambria"/>
        </w:rPr>
        <w:t xml:space="preserve">Eftersom gruppen bestod af 4 IKT-studerende og 3 E-studerende </w:t>
      </w:r>
      <w:r w:rsidR="004B2D38" w:rsidRPr="001E6B80">
        <w:rPr>
          <w:rFonts w:ascii="Cambria" w:hAnsi="Cambria"/>
        </w:rPr>
        <w:t xml:space="preserve">var opdelingen af arbejdet </w:t>
      </w:r>
      <w:r w:rsidR="00C86F7A" w:rsidRPr="001E6B80">
        <w:rPr>
          <w:rFonts w:ascii="Cambria" w:hAnsi="Cambria"/>
        </w:rPr>
        <w:t xml:space="preserve">meget simpelt. De 4 IKT-studerende blev sat til at skulle </w:t>
      </w:r>
      <w:r w:rsidR="00052AC8" w:rsidRPr="001E6B80">
        <w:rPr>
          <w:rFonts w:ascii="Cambria" w:hAnsi="Cambria"/>
        </w:rPr>
        <w:t xml:space="preserve">lave Software delen, mens de 3 E-studerende blev sat på Hardware delen. Dette </w:t>
      </w:r>
      <w:r w:rsidR="00295482" w:rsidRPr="001E6B80">
        <w:rPr>
          <w:rFonts w:ascii="Cambria" w:hAnsi="Cambria"/>
        </w:rPr>
        <w:t xml:space="preserve">blev gjort på grund af personernes kompetencer, det viste sig også at være en fordel, da alt blev tvunget til at foregå online. Da </w:t>
      </w:r>
      <w:r w:rsidR="008424F4" w:rsidRPr="001E6B80">
        <w:rPr>
          <w:rFonts w:ascii="Cambria" w:hAnsi="Cambria"/>
        </w:rPr>
        <w:t>designet</w:t>
      </w:r>
      <w:r w:rsidR="00295482" w:rsidRPr="001E6B80">
        <w:rPr>
          <w:rFonts w:ascii="Cambria" w:hAnsi="Cambria"/>
        </w:rPr>
        <w:t xml:space="preserve"> ikke </w:t>
      </w:r>
      <w:r w:rsidR="008424F4" w:rsidRPr="001E6B80">
        <w:rPr>
          <w:rFonts w:ascii="Cambria" w:hAnsi="Cambria"/>
        </w:rPr>
        <w:t xml:space="preserve">længere skulle implementeres, var det en fordel at </w:t>
      </w:r>
      <w:r w:rsidR="00AD5DF8" w:rsidRPr="001E6B80">
        <w:rPr>
          <w:rFonts w:ascii="Cambria" w:hAnsi="Cambria"/>
        </w:rPr>
        <w:t xml:space="preserve">splitte gruppen op på denne facon. Det gjorde det hele mere overskuelig. Hvis designet skulle have været realiseret, havde opdelingen være mindre god, eftersom det kunne have skabt problemer. Der havde det givet mere mening at dele </w:t>
      </w:r>
      <w:r w:rsidR="00B35BB6" w:rsidRPr="001E6B80">
        <w:rPr>
          <w:rFonts w:ascii="Cambria" w:hAnsi="Cambria"/>
        </w:rPr>
        <w:t xml:space="preserve">opgaverne op efter moduler og ikke Hardware og Software. </w:t>
      </w:r>
    </w:p>
    <w:p w14:paraId="26A89499" w14:textId="77777777" w:rsidR="001C7428" w:rsidRDefault="001C7428" w:rsidP="001C7428">
      <w:pPr>
        <w:jc w:val="both"/>
      </w:pPr>
    </w:p>
    <w:p w14:paraId="07C3CF93" w14:textId="61641587" w:rsidR="00B35BB6" w:rsidRPr="001E6B80" w:rsidRDefault="008C5C24" w:rsidP="001E6B80">
      <w:pPr>
        <w:pStyle w:val="Overskrift1"/>
        <w:jc w:val="both"/>
        <w:rPr>
          <w:rFonts w:ascii="Cambria" w:hAnsi="Cambria"/>
        </w:rPr>
      </w:pPr>
      <w:proofErr w:type="spellStart"/>
      <w:r w:rsidRPr="001E6B80">
        <w:rPr>
          <w:rFonts w:ascii="Cambria" w:hAnsi="Cambria"/>
        </w:rPr>
        <w:lastRenderedPageBreak/>
        <w:t>Trello</w:t>
      </w:r>
      <w:proofErr w:type="spellEnd"/>
    </w:p>
    <w:p w14:paraId="37BC4520" w14:textId="2028603B" w:rsidR="00B35BB6" w:rsidRPr="001E6B80" w:rsidRDefault="00346B26" w:rsidP="001E6B80">
      <w:pPr>
        <w:jc w:val="both"/>
        <w:rPr>
          <w:rFonts w:ascii="Cambria" w:hAnsi="Cambria"/>
        </w:rPr>
      </w:pPr>
      <w:r>
        <w:rPr>
          <w:rFonts w:ascii="Cambria" w:hAnsi="Cambria"/>
        </w:rPr>
        <w:t>Trello.com er en hjemmeside, der blev brugt til at holde styr på arbejdsprocessen.</w:t>
      </w:r>
      <w:r w:rsidR="002544FB">
        <w:rPr>
          <w:rFonts w:ascii="Cambria" w:hAnsi="Cambria"/>
        </w:rPr>
        <w:t xml:space="preserve"> Se </w:t>
      </w:r>
      <w:r w:rsidR="002544FB">
        <w:rPr>
          <w:rFonts w:ascii="Cambria" w:hAnsi="Cambria"/>
        </w:rPr>
        <w:fldChar w:fldCharType="begin"/>
      </w:r>
      <w:r w:rsidR="002544FB">
        <w:rPr>
          <w:rFonts w:ascii="Cambria" w:hAnsi="Cambria"/>
        </w:rPr>
        <w:instrText xml:space="preserve"> REF _Ref43044285 \h </w:instrText>
      </w:r>
      <w:r w:rsidR="002D1BF0">
        <w:rPr>
          <w:rFonts w:ascii="Cambria" w:hAnsi="Cambria"/>
        </w:rPr>
        <w:instrText xml:space="preserve"> \* MERGEFORMAT </w:instrText>
      </w:r>
      <w:r w:rsidR="002544FB">
        <w:rPr>
          <w:rFonts w:ascii="Cambria" w:hAnsi="Cambria"/>
        </w:rPr>
      </w:r>
      <w:r w:rsidR="002544FB">
        <w:rPr>
          <w:rFonts w:ascii="Cambria" w:hAnsi="Cambria"/>
        </w:rPr>
        <w:fldChar w:fldCharType="separate"/>
      </w:r>
      <w:r w:rsidR="00BB0193">
        <w:t xml:space="preserve">Figur </w:t>
      </w:r>
      <w:r w:rsidR="00BB0193">
        <w:rPr>
          <w:noProof/>
        </w:rPr>
        <w:t>7</w:t>
      </w:r>
      <w:r w:rsidR="002544FB">
        <w:rPr>
          <w:rFonts w:ascii="Cambria" w:hAnsi="Cambria"/>
        </w:rPr>
        <w:fldChar w:fldCharType="end"/>
      </w:r>
      <w:r w:rsidR="002544FB">
        <w:rPr>
          <w:rFonts w:ascii="Cambria" w:hAnsi="Cambria"/>
        </w:rPr>
        <w:t>, som viser h</w:t>
      </w:r>
      <w:r w:rsidR="00D20156">
        <w:rPr>
          <w:rFonts w:ascii="Cambria" w:hAnsi="Cambria"/>
        </w:rPr>
        <w:t xml:space="preserve">vordan </w:t>
      </w:r>
      <w:proofErr w:type="spellStart"/>
      <w:r w:rsidR="00D20156">
        <w:rPr>
          <w:rFonts w:ascii="Cambria" w:hAnsi="Cambria"/>
        </w:rPr>
        <w:t>Trello</w:t>
      </w:r>
      <w:proofErr w:type="spellEnd"/>
      <w:r w:rsidR="00D20156">
        <w:rPr>
          <w:rFonts w:ascii="Cambria" w:hAnsi="Cambria"/>
        </w:rPr>
        <w:t xml:space="preserve"> hjemmesiden ser ud.</w:t>
      </w:r>
      <w:r>
        <w:rPr>
          <w:rFonts w:ascii="Cambria" w:hAnsi="Cambria"/>
        </w:rPr>
        <w:t xml:space="preserve"> </w:t>
      </w:r>
      <w:r w:rsidR="002D1BF0">
        <w:rPr>
          <w:rFonts w:ascii="Cambria" w:hAnsi="Cambria"/>
        </w:rPr>
        <w:t>Den h</w:t>
      </w:r>
      <w:r w:rsidR="00944EB1">
        <w:rPr>
          <w:rFonts w:ascii="Cambria" w:hAnsi="Cambria"/>
        </w:rPr>
        <w:t>olde</w:t>
      </w:r>
      <w:r w:rsidR="002D1BF0">
        <w:rPr>
          <w:rFonts w:ascii="Cambria" w:hAnsi="Cambria"/>
        </w:rPr>
        <w:t>r</w:t>
      </w:r>
      <w:r w:rsidR="00944EB1">
        <w:rPr>
          <w:rFonts w:ascii="Cambria" w:hAnsi="Cambria"/>
        </w:rPr>
        <w:t xml:space="preserve"> styr på hvilke dele af projektet der</w:t>
      </w:r>
      <w:r w:rsidR="00BE1576">
        <w:rPr>
          <w:rFonts w:ascii="Cambria" w:hAnsi="Cambria"/>
        </w:rPr>
        <w:t xml:space="preserve"> manglede at blive arbejdet på. Det blev også brugt til at </w:t>
      </w:r>
      <w:r w:rsidR="008F4E03">
        <w:rPr>
          <w:rFonts w:ascii="Cambria" w:hAnsi="Cambria"/>
        </w:rPr>
        <w:t xml:space="preserve">holde styr på hvem der arbejdede med </w:t>
      </w:r>
      <w:r w:rsidR="00307BF7">
        <w:rPr>
          <w:rFonts w:ascii="Cambria" w:hAnsi="Cambria"/>
        </w:rPr>
        <w:t>de forskellige moduler/koder.</w:t>
      </w:r>
      <w:r w:rsidR="004A5712">
        <w:rPr>
          <w:rFonts w:ascii="Cambria" w:hAnsi="Cambria"/>
        </w:rPr>
        <w:t xml:space="preserve"> Eftersom </w:t>
      </w:r>
      <w:proofErr w:type="spellStart"/>
      <w:r w:rsidR="004A5712">
        <w:rPr>
          <w:rFonts w:ascii="Cambria" w:hAnsi="Cambria"/>
        </w:rPr>
        <w:t>Trello</w:t>
      </w:r>
      <w:proofErr w:type="spellEnd"/>
      <w:r w:rsidR="004A5712">
        <w:rPr>
          <w:rFonts w:ascii="Cambria" w:hAnsi="Cambria"/>
        </w:rPr>
        <w:t xml:space="preserve"> er en online hjemmeside, betyder det at alle </w:t>
      </w:r>
      <w:r w:rsidR="00D930A6">
        <w:rPr>
          <w:rFonts w:ascii="Cambria" w:hAnsi="Cambria"/>
        </w:rPr>
        <w:t>gruppemedlemmer</w:t>
      </w:r>
      <w:r w:rsidR="004A5712">
        <w:rPr>
          <w:rFonts w:ascii="Cambria" w:hAnsi="Cambria"/>
        </w:rPr>
        <w:t xml:space="preserve"> har adgang til </w:t>
      </w:r>
      <w:r w:rsidR="004A18C3">
        <w:rPr>
          <w:rFonts w:ascii="Cambria" w:hAnsi="Cambria"/>
        </w:rPr>
        <w:t>hjemmesiden</w:t>
      </w:r>
      <w:r w:rsidR="00A643CC">
        <w:rPr>
          <w:rFonts w:ascii="Cambria" w:hAnsi="Cambria"/>
        </w:rPr>
        <w:t xml:space="preserve"> og kan </w:t>
      </w:r>
      <w:proofErr w:type="gramStart"/>
      <w:r w:rsidR="00A643CC">
        <w:rPr>
          <w:rFonts w:ascii="Cambria" w:hAnsi="Cambria"/>
        </w:rPr>
        <w:t xml:space="preserve">lave ændringer </w:t>
      </w:r>
      <w:r w:rsidR="00B76BBD">
        <w:rPr>
          <w:rFonts w:ascii="Cambria" w:hAnsi="Cambria"/>
        </w:rPr>
        <w:t>i</w:t>
      </w:r>
      <w:proofErr w:type="gramEnd"/>
      <w:r w:rsidR="00B76BBD">
        <w:rPr>
          <w:rFonts w:ascii="Cambria" w:hAnsi="Cambria"/>
        </w:rPr>
        <w:t xml:space="preserve"> den</w:t>
      </w:r>
      <w:r w:rsidR="00A643CC">
        <w:rPr>
          <w:rFonts w:ascii="Cambria" w:hAnsi="Cambria"/>
        </w:rPr>
        <w:t xml:space="preserve">. </w:t>
      </w:r>
      <w:r w:rsidR="00595C51">
        <w:rPr>
          <w:rFonts w:ascii="Cambria" w:hAnsi="Cambria"/>
        </w:rPr>
        <w:t>´´</w:t>
      </w:r>
    </w:p>
    <w:p w14:paraId="5C3426DF" w14:textId="77777777" w:rsidR="002544FB" w:rsidRDefault="00380BDE" w:rsidP="001E6B80">
      <w:pPr>
        <w:keepNext/>
      </w:pPr>
      <w:r>
        <w:rPr>
          <w:noProof/>
        </w:rPr>
        <w:drawing>
          <wp:inline distT="0" distB="0" distL="0" distR="0" wp14:anchorId="3F2A3908" wp14:editId="3E8A0EDE">
            <wp:extent cx="6120130" cy="612013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120130"/>
                    </a:xfrm>
                    <a:prstGeom prst="rect">
                      <a:avLst/>
                    </a:prstGeom>
                  </pic:spPr>
                </pic:pic>
              </a:graphicData>
            </a:graphic>
          </wp:inline>
        </w:drawing>
      </w:r>
    </w:p>
    <w:p w14:paraId="4D32F49B" w14:textId="0E66F3E3" w:rsidR="00B35BB6" w:rsidRPr="001E6B80" w:rsidRDefault="002544FB" w:rsidP="001E6B80">
      <w:pPr>
        <w:pStyle w:val="Billedtekst"/>
        <w:rPr>
          <w:rFonts w:ascii="Cambria" w:hAnsi="Cambria"/>
        </w:rPr>
      </w:pPr>
      <w:bookmarkStart w:id="18" w:name="_Ref43044285"/>
      <w:bookmarkStart w:id="19" w:name="_Ref43044255"/>
      <w:r>
        <w:t xml:space="preserve">Figur </w:t>
      </w:r>
      <w:fldSimple w:instr=" SEQ Figur \* ARABIC ">
        <w:r w:rsidR="00BB0193">
          <w:rPr>
            <w:noProof/>
          </w:rPr>
          <w:t>7</w:t>
        </w:r>
      </w:fldSimple>
      <w:bookmarkEnd w:id="18"/>
      <w:r>
        <w:t xml:space="preserve"> - </w:t>
      </w:r>
      <w:proofErr w:type="spellStart"/>
      <w:r>
        <w:t>Trello</w:t>
      </w:r>
      <w:proofErr w:type="spellEnd"/>
      <w:r>
        <w:t xml:space="preserve"> hjemmeside</w:t>
      </w:r>
      <w:bookmarkEnd w:id="19"/>
    </w:p>
    <w:p w14:paraId="1BB74D2A" w14:textId="0E49B793" w:rsidR="00096712" w:rsidRDefault="00096712" w:rsidP="006B03C6">
      <w:pPr>
        <w:pStyle w:val="Overskrift1"/>
        <w:rPr>
          <w:rFonts w:ascii="Cambria" w:hAnsi="Cambria"/>
        </w:rPr>
      </w:pPr>
    </w:p>
    <w:p w14:paraId="3D144829" w14:textId="4E212ADB" w:rsidR="00096712" w:rsidRDefault="00096712" w:rsidP="00096712"/>
    <w:p w14:paraId="6975E4DB" w14:textId="6AD98278" w:rsidR="00096712" w:rsidRDefault="00096712" w:rsidP="00096712"/>
    <w:p w14:paraId="356F186D" w14:textId="77777777" w:rsidR="00096712" w:rsidRPr="00096712" w:rsidRDefault="00096712" w:rsidP="00096712"/>
    <w:p w14:paraId="4DCC421E" w14:textId="639586A7" w:rsidR="006B03C6" w:rsidRPr="001E6B80" w:rsidRDefault="006B03C6" w:rsidP="006B03C6">
      <w:pPr>
        <w:pStyle w:val="Overskrift1"/>
        <w:rPr>
          <w:rFonts w:ascii="Cambria" w:hAnsi="Cambria"/>
        </w:rPr>
      </w:pPr>
      <w:r w:rsidRPr="001E6B80">
        <w:rPr>
          <w:rFonts w:ascii="Cambria" w:hAnsi="Cambria"/>
        </w:rPr>
        <w:t>Referenceliste</w:t>
      </w:r>
    </w:p>
    <w:p w14:paraId="3ABB0A65" w14:textId="2AD30387" w:rsidR="00296411" w:rsidRPr="001E6B80" w:rsidRDefault="00296411" w:rsidP="001E6B80">
      <w:pPr>
        <w:rPr>
          <w:rFonts w:ascii="Cambria" w:hAnsi="Cambria"/>
        </w:rPr>
      </w:pPr>
      <w:proofErr w:type="spellStart"/>
      <w:r w:rsidRPr="001E6B80">
        <w:rPr>
          <w:rFonts w:ascii="Cambria" w:hAnsi="Cambria"/>
          <w:b/>
        </w:rPr>
        <w:t>Ref</w:t>
      </w:r>
      <w:proofErr w:type="spellEnd"/>
      <w:r w:rsidRPr="001E6B80">
        <w:rPr>
          <w:rFonts w:ascii="Cambria" w:hAnsi="Cambria"/>
          <w:b/>
        </w:rPr>
        <w:t xml:space="preserve"> [1]:</w:t>
      </w:r>
      <w:r w:rsidRPr="001E6B80">
        <w:rPr>
          <w:rFonts w:ascii="Cambria" w:hAnsi="Cambria"/>
        </w:rPr>
        <w:tab/>
      </w:r>
      <w:r w:rsidRPr="001E6B80">
        <w:rPr>
          <w:rFonts w:ascii="Cambria" w:hAnsi="Cambria"/>
          <w:lang w:val="de-DE"/>
        </w:rPr>
        <w:t>\</w:t>
      </w:r>
      <w:r w:rsidRPr="001E6B80">
        <w:rPr>
          <w:rFonts w:ascii="Cambria" w:hAnsi="Cambria"/>
        </w:rPr>
        <w:t>Dokumentation\Bilag\PDF-filer\Development Processes.PDF</w:t>
      </w:r>
    </w:p>
    <w:p w14:paraId="61BC3334" w14:textId="30D7B460" w:rsidR="006B03C6" w:rsidRPr="001E6B80" w:rsidRDefault="00296411" w:rsidP="006B03C6">
      <w:pPr>
        <w:rPr>
          <w:rFonts w:ascii="Cambria" w:hAnsi="Cambria"/>
        </w:rPr>
      </w:pPr>
      <w:proofErr w:type="spellStart"/>
      <w:r w:rsidRPr="008F49DF">
        <w:rPr>
          <w:rFonts w:ascii="Cambria" w:hAnsi="Cambria"/>
          <w:b/>
        </w:rPr>
        <w:t>Ref</w:t>
      </w:r>
      <w:proofErr w:type="spellEnd"/>
      <w:r w:rsidRPr="008F49DF">
        <w:rPr>
          <w:rFonts w:ascii="Cambria" w:hAnsi="Cambria"/>
          <w:b/>
        </w:rPr>
        <w:t xml:space="preserve"> [2]:</w:t>
      </w:r>
      <w:r w:rsidR="006B03C6" w:rsidRPr="001E6B80">
        <w:rPr>
          <w:rFonts w:ascii="Cambria" w:hAnsi="Cambria"/>
        </w:rPr>
        <w:tab/>
        <w:t>\Dokumentation\Bilag\Tidsplan</w:t>
      </w:r>
    </w:p>
    <w:p w14:paraId="2D5B7BA3" w14:textId="5E2F91A7" w:rsidR="006B03C6" w:rsidRPr="001E6B80" w:rsidRDefault="00296411" w:rsidP="006B03C6">
      <w:pPr>
        <w:rPr>
          <w:rFonts w:ascii="Cambria" w:hAnsi="Cambria"/>
        </w:rPr>
      </w:pPr>
      <w:proofErr w:type="spellStart"/>
      <w:r w:rsidRPr="008F49DF">
        <w:rPr>
          <w:rFonts w:ascii="Cambria" w:hAnsi="Cambria"/>
          <w:b/>
        </w:rPr>
        <w:t>Ref</w:t>
      </w:r>
      <w:proofErr w:type="spellEnd"/>
      <w:r w:rsidRPr="008F49DF">
        <w:rPr>
          <w:rFonts w:ascii="Cambria" w:hAnsi="Cambria"/>
          <w:b/>
        </w:rPr>
        <w:t xml:space="preserve"> [3]:</w:t>
      </w:r>
      <w:r w:rsidR="006B03C6" w:rsidRPr="001E6B80">
        <w:rPr>
          <w:rFonts w:ascii="Cambria" w:hAnsi="Cambria"/>
        </w:rPr>
        <w:tab/>
        <w:t>\Dokumentation\Bilag\Logbog</w:t>
      </w:r>
    </w:p>
    <w:p w14:paraId="552CC551" w14:textId="14F70BEF" w:rsidR="006B03C6" w:rsidRPr="001E6B80" w:rsidRDefault="00296411" w:rsidP="006B03C6">
      <w:pPr>
        <w:rPr>
          <w:rFonts w:ascii="Cambria" w:hAnsi="Cambria"/>
        </w:rPr>
      </w:pPr>
      <w:proofErr w:type="spellStart"/>
      <w:r w:rsidRPr="008F49DF">
        <w:rPr>
          <w:rFonts w:ascii="Cambria" w:hAnsi="Cambria"/>
          <w:b/>
        </w:rPr>
        <w:t>Ref</w:t>
      </w:r>
      <w:proofErr w:type="spellEnd"/>
      <w:r w:rsidRPr="008F49DF">
        <w:rPr>
          <w:rFonts w:ascii="Cambria" w:hAnsi="Cambria"/>
          <w:b/>
        </w:rPr>
        <w:t xml:space="preserve"> [4]:</w:t>
      </w:r>
      <w:r w:rsidR="006B03C6" w:rsidRPr="001E6B80">
        <w:rPr>
          <w:rFonts w:ascii="Cambria" w:hAnsi="Cambria"/>
        </w:rPr>
        <w:tab/>
        <w:t>\</w:t>
      </w:r>
      <w:r w:rsidR="00676E57" w:rsidRPr="001E6B80">
        <w:rPr>
          <w:rFonts w:ascii="Cambria" w:hAnsi="Cambria"/>
        </w:rPr>
        <w:t>Bilag\</w:t>
      </w:r>
      <w:r w:rsidR="006B03C6" w:rsidRPr="001E6B80">
        <w:rPr>
          <w:rFonts w:ascii="Cambria" w:hAnsi="Cambria"/>
        </w:rPr>
        <w:t>Samarbejdskontrakt</w:t>
      </w:r>
    </w:p>
    <w:sectPr w:rsidR="006B03C6" w:rsidRPr="001E6B80">
      <w:footerReference w:type="default" r:id="rId1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43E68" w14:textId="77777777" w:rsidR="00280F34" w:rsidRDefault="00280F34" w:rsidP="0031529C">
      <w:pPr>
        <w:spacing w:after="0" w:line="240" w:lineRule="auto"/>
      </w:pPr>
      <w:r>
        <w:separator/>
      </w:r>
    </w:p>
  </w:endnote>
  <w:endnote w:type="continuationSeparator" w:id="0">
    <w:p w14:paraId="3662A355" w14:textId="77777777" w:rsidR="00280F34" w:rsidRDefault="00280F34" w:rsidP="0031529C">
      <w:pPr>
        <w:spacing w:after="0" w:line="240" w:lineRule="auto"/>
      </w:pPr>
      <w:r>
        <w:continuationSeparator/>
      </w:r>
    </w:p>
  </w:endnote>
  <w:endnote w:type="continuationNotice" w:id="1">
    <w:p w14:paraId="5F1CC492" w14:textId="77777777" w:rsidR="00280F34" w:rsidRDefault="00280F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5119870"/>
      <w:docPartObj>
        <w:docPartGallery w:val="Page Numbers (Bottom of Page)"/>
        <w:docPartUnique/>
      </w:docPartObj>
    </w:sdtPr>
    <w:sdtEndPr/>
    <w:sdtContent>
      <w:sdt>
        <w:sdtPr>
          <w:id w:val="1728636285"/>
          <w:docPartObj>
            <w:docPartGallery w:val="Page Numbers (Top of Page)"/>
            <w:docPartUnique/>
          </w:docPartObj>
        </w:sdtPr>
        <w:sdtEndPr/>
        <w:sdtContent>
          <w:p w14:paraId="4FC7B9A2" w14:textId="1BCE7630" w:rsidR="0031529C" w:rsidRDefault="0031529C">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9A0FC55" w14:textId="77777777" w:rsidR="0031529C" w:rsidRDefault="0031529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CCDFA" w14:textId="77777777" w:rsidR="00280F34" w:rsidRDefault="00280F34" w:rsidP="0031529C">
      <w:pPr>
        <w:spacing w:after="0" w:line="240" w:lineRule="auto"/>
      </w:pPr>
      <w:r>
        <w:separator/>
      </w:r>
    </w:p>
  </w:footnote>
  <w:footnote w:type="continuationSeparator" w:id="0">
    <w:p w14:paraId="30BA73D3" w14:textId="77777777" w:rsidR="00280F34" w:rsidRDefault="00280F34" w:rsidP="0031529C">
      <w:pPr>
        <w:spacing w:after="0" w:line="240" w:lineRule="auto"/>
      </w:pPr>
      <w:r>
        <w:continuationSeparator/>
      </w:r>
    </w:p>
  </w:footnote>
  <w:footnote w:type="continuationNotice" w:id="1">
    <w:p w14:paraId="4AB032F4" w14:textId="77777777" w:rsidR="00280F34" w:rsidRDefault="00280F34">
      <w:pPr>
        <w:spacing w:after="0" w:line="240" w:lineRule="auto"/>
      </w:pPr>
    </w:p>
  </w:footnote>
  <w:footnote w:id="2">
    <w:p w14:paraId="52E533D7" w14:textId="5367A0CC" w:rsidR="00331AAF" w:rsidRPr="001E6B80" w:rsidRDefault="00331AAF">
      <w:pPr>
        <w:pStyle w:val="Fodnotetekst"/>
        <w:rPr>
          <w:lang w:val="en-US"/>
        </w:rPr>
      </w:pPr>
      <w:r>
        <w:rPr>
          <w:rStyle w:val="Fodnotehenvisning"/>
        </w:rPr>
        <w:footnoteRef/>
      </w:r>
      <w:r>
        <w:t xml:space="preserve"> </w:t>
      </w:r>
      <w:proofErr w:type="spellStart"/>
      <w:proofErr w:type="gramStart"/>
      <w:r w:rsidR="00296411">
        <w:t>Ref</w:t>
      </w:r>
      <w:proofErr w:type="spellEnd"/>
      <w:r w:rsidR="00296411">
        <w:t>[</w:t>
      </w:r>
      <w:proofErr w:type="gramEnd"/>
      <w:r w:rsidR="00296411">
        <w:t>1]</w:t>
      </w:r>
    </w:p>
  </w:footnote>
  <w:footnote w:id="3">
    <w:p w14:paraId="0E3B142A" w14:textId="7B55EA79" w:rsidR="00B731F9" w:rsidRPr="0043044C" w:rsidRDefault="00B731F9">
      <w:pPr>
        <w:pStyle w:val="Fodnotetekst"/>
      </w:pPr>
      <w:r>
        <w:rPr>
          <w:rStyle w:val="Fodnotehenvisning"/>
        </w:rPr>
        <w:footnoteRef/>
      </w:r>
      <w:r>
        <w:t xml:space="preserve"> </w:t>
      </w:r>
      <w:proofErr w:type="spellStart"/>
      <w:proofErr w:type="gramStart"/>
      <w:r w:rsidR="006B03C6">
        <w:t>Ref</w:t>
      </w:r>
      <w:proofErr w:type="spellEnd"/>
      <w:r w:rsidR="006B03C6">
        <w:t>[</w:t>
      </w:r>
      <w:proofErr w:type="gramEnd"/>
      <w:r w:rsidR="00296411">
        <w:t>2</w:t>
      </w:r>
      <w:r w:rsidR="006B03C6">
        <w:t>]</w:t>
      </w:r>
    </w:p>
  </w:footnote>
  <w:footnote w:id="4">
    <w:p w14:paraId="26C44F9E" w14:textId="2A111420" w:rsidR="00A4150C" w:rsidRPr="0043044C" w:rsidRDefault="00A4150C">
      <w:pPr>
        <w:pStyle w:val="Fodnotetekst"/>
      </w:pPr>
      <w:r>
        <w:rPr>
          <w:rStyle w:val="Fodnotehenvisning"/>
        </w:rPr>
        <w:footnoteRef/>
      </w:r>
      <w:r>
        <w:t xml:space="preserve"> </w:t>
      </w:r>
      <w:proofErr w:type="spellStart"/>
      <w:proofErr w:type="gramStart"/>
      <w:r w:rsidR="006B03C6">
        <w:t>Ref</w:t>
      </w:r>
      <w:proofErr w:type="spellEnd"/>
      <w:r w:rsidR="006B03C6">
        <w:t>[</w:t>
      </w:r>
      <w:proofErr w:type="gramEnd"/>
      <w:r w:rsidR="00296411">
        <w:t>3</w:t>
      </w:r>
      <w:r w:rsidR="006B03C6">
        <w:t>]</w:t>
      </w:r>
    </w:p>
  </w:footnote>
  <w:footnote w:id="5">
    <w:p w14:paraId="435945D8" w14:textId="6C3DE651" w:rsidR="008427CE" w:rsidRPr="0043044C" w:rsidRDefault="008427CE">
      <w:pPr>
        <w:pStyle w:val="Fodnotetekst"/>
      </w:pPr>
      <w:r>
        <w:rPr>
          <w:rStyle w:val="Fodnotehenvisning"/>
        </w:rPr>
        <w:footnoteRef/>
      </w:r>
      <w:r>
        <w:t xml:space="preserve"> </w:t>
      </w:r>
      <w:proofErr w:type="spellStart"/>
      <w:proofErr w:type="gramStart"/>
      <w:r w:rsidR="006B03C6">
        <w:t>Ref</w:t>
      </w:r>
      <w:proofErr w:type="spellEnd"/>
      <w:r w:rsidR="006B03C6">
        <w:t>[</w:t>
      </w:r>
      <w:proofErr w:type="gramEnd"/>
      <w:r w:rsidR="00296411">
        <w:t>4</w:t>
      </w:r>
      <w:r w:rsidR="006B03C6">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136A2"/>
    <w:multiLevelType w:val="hybridMultilevel"/>
    <w:tmpl w:val="502E60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rederik">
    <w15:presenceInfo w15:providerId="None" w15:userId="Freder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99A"/>
    <w:rsid w:val="00003FEF"/>
    <w:rsid w:val="00016C58"/>
    <w:rsid w:val="000261A9"/>
    <w:rsid w:val="00026DF6"/>
    <w:rsid w:val="000362B5"/>
    <w:rsid w:val="00042F2F"/>
    <w:rsid w:val="00046ED2"/>
    <w:rsid w:val="00052AC8"/>
    <w:rsid w:val="00067EC2"/>
    <w:rsid w:val="00070D01"/>
    <w:rsid w:val="00073ED1"/>
    <w:rsid w:val="00084C4A"/>
    <w:rsid w:val="00091BBA"/>
    <w:rsid w:val="00094CBC"/>
    <w:rsid w:val="00096712"/>
    <w:rsid w:val="000970E2"/>
    <w:rsid w:val="000A4319"/>
    <w:rsid w:val="000B56E2"/>
    <w:rsid w:val="000C2E07"/>
    <w:rsid w:val="000C2F2C"/>
    <w:rsid w:val="000C510D"/>
    <w:rsid w:val="000C6F67"/>
    <w:rsid w:val="000D6C46"/>
    <w:rsid w:val="000F6F57"/>
    <w:rsid w:val="00115BB7"/>
    <w:rsid w:val="00151F11"/>
    <w:rsid w:val="0016723E"/>
    <w:rsid w:val="00167C92"/>
    <w:rsid w:val="0017508F"/>
    <w:rsid w:val="00180920"/>
    <w:rsid w:val="001814AD"/>
    <w:rsid w:val="00190C78"/>
    <w:rsid w:val="001B0458"/>
    <w:rsid w:val="001C4C75"/>
    <w:rsid w:val="001C7428"/>
    <w:rsid w:val="001D21ED"/>
    <w:rsid w:val="001E6B80"/>
    <w:rsid w:val="001F5E44"/>
    <w:rsid w:val="001F5E8C"/>
    <w:rsid w:val="0020234E"/>
    <w:rsid w:val="00205F40"/>
    <w:rsid w:val="002063D0"/>
    <w:rsid w:val="00221419"/>
    <w:rsid w:val="002313FC"/>
    <w:rsid w:val="00236590"/>
    <w:rsid w:val="002544FB"/>
    <w:rsid w:val="00254745"/>
    <w:rsid w:val="0026055E"/>
    <w:rsid w:val="002729E3"/>
    <w:rsid w:val="00280F34"/>
    <w:rsid w:val="00295482"/>
    <w:rsid w:val="00296411"/>
    <w:rsid w:val="00297292"/>
    <w:rsid w:val="002A2370"/>
    <w:rsid w:val="002A293C"/>
    <w:rsid w:val="002A4052"/>
    <w:rsid w:val="002A4EFC"/>
    <w:rsid w:val="002A53A2"/>
    <w:rsid w:val="002A5800"/>
    <w:rsid w:val="002B6CF3"/>
    <w:rsid w:val="002D1BF0"/>
    <w:rsid w:val="002D5D11"/>
    <w:rsid w:val="002E127D"/>
    <w:rsid w:val="002E3CEC"/>
    <w:rsid w:val="002E41AB"/>
    <w:rsid w:val="002E5052"/>
    <w:rsid w:val="002F0C52"/>
    <w:rsid w:val="0030469A"/>
    <w:rsid w:val="00305F75"/>
    <w:rsid w:val="00307BF7"/>
    <w:rsid w:val="003116F8"/>
    <w:rsid w:val="0031529C"/>
    <w:rsid w:val="00322CD9"/>
    <w:rsid w:val="00324C5C"/>
    <w:rsid w:val="00331AAF"/>
    <w:rsid w:val="00333AB9"/>
    <w:rsid w:val="003350D9"/>
    <w:rsid w:val="00335711"/>
    <w:rsid w:val="00346B26"/>
    <w:rsid w:val="00352862"/>
    <w:rsid w:val="00354211"/>
    <w:rsid w:val="003546A2"/>
    <w:rsid w:val="00360A12"/>
    <w:rsid w:val="00363BEF"/>
    <w:rsid w:val="0037346E"/>
    <w:rsid w:val="00377396"/>
    <w:rsid w:val="00380BDE"/>
    <w:rsid w:val="003979BE"/>
    <w:rsid w:val="003A046A"/>
    <w:rsid w:val="003A57DF"/>
    <w:rsid w:val="003C41A8"/>
    <w:rsid w:val="003C5BF7"/>
    <w:rsid w:val="003C62E5"/>
    <w:rsid w:val="003E0CF6"/>
    <w:rsid w:val="003E226A"/>
    <w:rsid w:val="003E5913"/>
    <w:rsid w:val="003F2124"/>
    <w:rsid w:val="0040361F"/>
    <w:rsid w:val="004158E7"/>
    <w:rsid w:val="00417EE5"/>
    <w:rsid w:val="004228F4"/>
    <w:rsid w:val="0043044C"/>
    <w:rsid w:val="00446DA2"/>
    <w:rsid w:val="00446FD0"/>
    <w:rsid w:val="00453BAF"/>
    <w:rsid w:val="00456181"/>
    <w:rsid w:val="004733C0"/>
    <w:rsid w:val="00473F9E"/>
    <w:rsid w:val="004800CF"/>
    <w:rsid w:val="004850C2"/>
    <w:rsid w:val="00485F90"/>
    <w:rsid w:val="004872D5"/>
    <w:rsid w:val="00496E8C"/>
    <w:rsid w:val="00497518"/>
    <w:rsid w:val="004A18C3"/>
    <w:rsid w:val="004A5712"/>
    <w:rsid w:val="004B2D38"/>
    <w:rsid w:val="004D7053"/>
    <w:rsid w:val="004E0A3E"/>
    <w:rsid w:val="004E31AF"/>
    <w:rsid w:val="004E33EF"/>
    <w:rsid w:val="005074BD"/>
    <w:rsid w:val="005136C5"/>
    <w:rsid w:val="00515005"/>
    <w:rsid w:val="005265A1"/>
    <w:rsid w:val="0053007D"/>
    <w:rsid w:val="00547096"/>
    <w:rsid w:val="0055402B"/>
    <w:rsid w:val="00562459"/>
    <w:rsid w:val="005701E9"/>
    <w:rsid w:val="00571C44"/>
    <w:rsid w:val="00572567"/>
    <w:rsid w:val="00576EE3"/>
    <w:rsid w:val="00590ECF"/>
    <w:rsid w:val="00595C51"/>
    <w:rsid w:val="00595E12"/>
    <w:rsid w:val="005A00A6"/>
    <w:rsid w:val="005A04E5"/>
    <w:rsid w:val="005A0A79"/>
    <w:rsid w:val="005A43E9"/>
    <w:rsid w:val="005A4BAA"/>
    <w:rsid w:val="005B0C8F"/>
    <w:rsid w:val="005B37C0"/>
    <w:rsid w:val="005B40CD"/>
    <w:rsid w:val="005C28EB"/>
    <w:rsid w:val="005F1B46"/>
    <w:rsid w:val="005F2BF7"/>
    <w:rsid w:val="005F5ECA"/>
    <w:rsid w:val="00600A88"/>
    <w:rsid w:val="00603E3F"/>
    <w:rsid w:val="00604973"/>
    <w:rsid w:val="00614712"/>
    <w:rsid w:val="0064013F"/>
    <w:rsid w:val="0064617D"/>
    <w:rsid w:val="00646D20"/>
    <w:rsid w:val="006514C8"/>
    <w:rsid w:val="00657995"/>
    <w:rsid w:val="00662078"/>
    <w:rsid w:val="00672CCD"/>
    <w:rsid w:val="006741EC"/>
    <w:rsid w:val="006743F5"/>
    <w:rsid w:val="00676E57"/>
    <w:rsid w:val="00692F17"/>
    <w:rsid w:val="00694A54"/>
    <w:rsid w:val="00697EE5"/>
    <w:rsid w:val="006A0304"/>
    <w:rsid w:val="006A08A8"/>
    <w:rsid w:val="006A183B"/>
    <w:rsid w:val="006A51F0"/>
    <w:rsid w:val="006A7B58"/>
    <w:rsid w:val="006B03C6"/>
    <w:rsid w:val="006B65EF"/>
    <w:rsid w:val="006D1133"/>
    <w:rsid w:val="006E599A"/>
    <w:rsid w:val="00705141"/>
    <w:rsid w:val="0070542D"/>
    <w:rsid w:val="00712746"/>
    <w:rsid w:val="00717DB9"/>
    <w:rsid w:val="00720F11"/>
    <w:rsid w:val="00727CB3"/>
    <w:rsid w:val="007332FA"/>
    <w:rsid w:val="00733FC7"/>
    <w:rsid w:val="00742283"/>
    <w:rsid w:val="007517D4"/>
    <w:rsid w:val="007546C5"/>
    <w:rsid w:val="0075629A"/>
    <w:rsid w:val="0076034E"/>
    <w:rsid w:val="00771418"/>
    <w:rsid w:val="00780C88"/>
    <w:rsid w:val="0079118A"/>
    <w:rsid w:val="00791C83"/>
    <w:rsid w:val="00793EE0"/>
    <w:rsid w:val="00794D80"/>
    <w:rsid w:val="0079745D"/>
    <w:rsid w:val="007A18A1"/>
    <w:rsid w:val="007A2FE7"/>
    <w:rsid w:val="007B66A9"/>
    <w:rsid w:val="007B7AB7"/>
    <w:rsid w:val="007C1368"/>
    <w:rsid w:val="007C79B6"/>
    <w:rsid w:val="008107AB"/>
    <w:rsid w:val="0081637F"/>
    <w:rsid w:val="0081716B"/>
    <w:rsid w:val="008211FA"/>
    <w:rsid w:val="00823BA1"/>
    <w:rsid w:val="008424F4"/>
    <w:rsid w:val="008427CE"/>
    <w:rsid w:val="00843E4B"/>
    <w:rsid w:val="00860295"/>
    <w:rsid w:val="00863A02"/>
    <w:rsid w:val="0087177A"/>
    <w:rsid w:val="008728B6"/>
    <w:rsid w:val="00876C2F"/>
    <w:rsid w:val="0089396A"/>
    <w:rsid w:val="0089543A"/>
    <w:rsid w:val="00895C15"/>
    <w:rsid w:val="008A048F"/>
    <w:rsid w:val="008B1D98"/>
    <w:rsid w:val="008B7906"/>
    <w:rsid w:val="008C5C24"/>
    <w:rsid w:val="008D4A87"/>
    <w:rsid w:val="008E0289"/>
    <w:rsid w:val="008E542F"/>
    <w:rsid w:val="008E7E1F"/>
    <w:rsid w:val="008F49DF"/>
    <w:rsid w:val="008F4E03"/>
    <w:rsid w:val="009007A3"/>
    <w:rsid w:val="009131A4"/>
    <w:rsid w:val="00914F81"/>
    <w:rsid w:val="00915798"/>
    <w:rsid w:val="0091775D"/>
    <w:rsid w:val="00931227"/>
    <w:rsid w:val="00931C44"/>
    <w:rsid w:val="00942747"/>
    <w:rsid w:val="00944EB1"/>
    <w:rsid w:val="0094749B"/>
    <w:rsid w:val="00953DF8"/>
    <w:rsid w:val="00961B81"/>
    <w:rsid w:val="0097676B"/>
    <w:rsid w:val="0099371F"/>
    <w:rsid w:val="009A1A2A"/>
    <w:rsid w:val="009A7013"/>
    <w:rsid w:val="009C504F"/>
    <w:rsid w:val="009C7EE1"/>
    <w:rsid w:val="009D1DE1"/>
    <w:rsid w:val="009F112A"/>
    <w:rsid w:val="009F4DE8"/>
    <w:rsid w:val="00A00A00"/>
    <w:rsid w:val="00A031EC"/>
    <w:rsid w:val="00A045B2"/>
    <w:rsid w:val="00A21AB9"/>
    <w:rsid w:val="00A2521A"/>
    <w:rsid w:val="00A4150C"/>
    <w:rsid w:val="00A45F98"/>
    <w:rsid w:val="00A54A59"/>
    <w:rsid w:val="00A566FC"/>
    <w:rsid w:val="00A643CC"/>
    <w:rsid w:val="00A75746"/>
    <w:rsid w:val="00A80A51"/>
    <w:rsid w:val="00A945E8"/>
    <w:rsid w:val="00A95205"/>
    <w:rsid w:val="00A97154"/>
    <w:rsid w:val="00AA7AF4"/>
    <w:rsid w:val="00AB2257"/>
    <w:rsid w:val="00AC6F43"/>
    <w:rsid w:val="00AD0DB8"/>
    <w:rsid w:val="00AD5DF8"/>
    <w:rsid w:val="00AE437A"/>
    <w:rsid w:val="00AE6832"/>
    <w:rsid w:val="00AF313B"/>
    <w:rsid w:val="00AF3317"/>
    <w:rsid w:val="00B06E91"/>
    <w:rsid w:val="00B10749"/>
    <w:rsid w:val="00B164AF"/>
    <w:rsid w:val="00B226D8"/>
    <w:rsid w:val="00B23553"/>
    <w:rsid w:val="00B2557A"/>
    <w:rsid w:val="00B35BB6"/>
    <w:rsid w:val="00B3775D"/>
    <w:rsid w:val="00B414C6"/>
    <w:rsid w:val="00B4462E"/>
    <w:rsid w:val="00B472BF"/>
    <w:rsid w:val="00B47FF4"/>
    <w:rsid w:val="00B52B25"/>
    <w:rsid w:val="00B559CF"/>
    <w:rsid w:val="00B55E25"/>
    <w:rsid w:val="00B57C95"/>
    <w:rsid w:val="00B60D84"/>
    <w:rsid w:val="00B731F9"/>
    <w:rsid w:val="00B75E28"/>
    <w:rsid w:val="00B76BBD"/>
    <w:rsid w:val="00B80DD3"/>
    <w:rsid w:val="00B84943"/>
    <w:rsid w:val="00B9134C"/>
    <w:rsid w:val="00BA1D32"/>
    <w:rsid w:val="00BA6808"/>
    <w:rsid w:val="00BB0193"/>
    <w:rsid w:val="00BC7B6B"/>
    <w:rsid w:val="00BE1576"/>
    <w:rsid w:val="00BE7EB1"/>
    <w:rsid w:val="00BF794D"/>
    <w:rsid w:val="00C064CF"/>
    <w:rsid w:val="00C227D2"/>
    <w:rsid w:val="00C340A1"/>
    <w:rsid w:val="00C40EAD"/>
    <w:rsid w:val="00C51490"/>
    <w:rsid w:val="00C522C6"/>
    <w:rsid w:val="00C63A30"/>
    <w:rsid w:val="00C6690D"/>
    <w:rsid w:val="00C72438"/>
    <w:rsid w:val="00C74449"/>
    <w:rsid w:val="00C84A3D"/>
    <w:rsid w:val="00C85FC1"/>
    <w:rsid w:val="00C86F7A"/>
    <w:rsid w:val="00C87C7E"/>
    <w:rsid w:val="00C9518A"/>
    <w:rsid w:val="00C96782"/>
    <w:rsid w:val="00CA290A"/>
    <w:rsid w:val="00CB0DAC"/>
    <w:rsid w:val="00CB1E72"/>
    <w:rsid w:val="00CC164B"/>
    <w:rsid w:val="00CC4A1C"/>
    <w:rsid w:val="00CE51EB"/>
    <w:rsid w:val="00CF2351"/>
    <w:rsid w:val="00CF7812"/>
    <w:rsid w:val="00D0730A"/>
    <w:rsid w:val="00D15B61"/>
    <w:rsid w:val="00D20156"/>
    <w:rsid w:val="00D223A9"/>
    <w:rsid w:val="00D35845"/>
    <w:rsid w:val="00D40CDD"/>
    <w:rsid w:val="00D51118"/>
    <w:rsid w:val="00D53678"/>
    <w:rsid w:val="00D62BE5"/>
    <w:rsid w:val="00D66F02"/>
    <w:rsid w:val="00D76627"/>
    <w:rsid w:val="00D807D9"/>
    <w:rsid w:val="00D8130B"/>
    <w:rsid w:val="00D930A6"/>
    <w:rsid w:val="00DA33EF"/>
    <w:rsid w:val="00DB2A18"/>
    <w:rsid w:val="00DB7921"/>
    <w:rsid w:val="00DC043C"/>
    <w:rsid w:val="00DD0E1E"/>
    <w:rsid w:val="00E00EA5"/>
    <w:rsid w:val="00E027AF"/>
    <w:rsid w:val="00E0485F"/>
    <w:rsid w:val="00E13290"/>
    <w:rsid w:val="00E142DB"/>
    <w:rsid w:val="00E26A24"/>
    <w:rsid w:val="00E31DC7"/>
    <w:rsid w:val="00E4005D"/>
    <w:rsid w:val="00E41B20"/>
    <w:rsid w:val="00E42577"/>
    <w:rsid w:val="00E50B57"/>
    <w:rsid w:val="00E55B62"/>
    <w:rsid w:val="00E60438"/>
    <w:rsid w:val="00E63CAE"/>
    <w:rsid w:val="00E7703F"/>
    <w:rsid w:val="00E81273"/>
    <w:rsid w:val="00E875DD"/>
    <w:rsid w:val="00E9520B"/>
    <w:rsid w:val="00EA2427"/>
    <w:rsid w:val="00EB2194"/>
    <w:rsid w:val="00EC0810"/>
    <w:rsid w:val="00EC1954"/>
    <w:rsid w:val="00EC25AF"/>
    <w:rsid w:val="00EC406B"/>
    <w:rsid w:val="00EC738E"/>
    <w:rsid w:val="00EF575F"/>
    <w:rsid w:val="00F04132"/>
    <w:rsid w:val="00F14D0A"/>
    <w:rsid w:val="00F152A1"/>
    <w:rsid w:val="00F31E62"/>
    <w:rsid w:val="00F3394C"/>
    <w:rsid w:val="00F55480"/>
    <w:rsid w:val="00F6389B"/>
    <w:rsid w:val="00F6417D"/>
    <w:rsid w:val="00F6508E"/>
    <w:rsid w:val="00F74BA7"/>
    <w:rsid w:val="00F80017"/>
    <w:rsid w:val="00F94689"/>
    <w:rsid w:val="00F95F59"/>
    <w:rsid w:val="00FA6035"/>
    <w:rsid w:val="00FC45C2"/>
    <w:rsid w:val="00FC7C27"/>
    <w:rsid w:val="00FD0DBF"/>
    <w:rsid w:val="00FE3CBB"/>
    <w:rsid w:val="00FE5F36"/>
    <w:rsid w:val="00FF40A3"/>
    <w:rsid w:val="00FF701E"/>
    <w:rsid w:val="09ED2A8C"/>
    <w:rsid w:val="572A04F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393DB"/>
  <w15:chartTrackingRefBased/>
  <w15:docId w15:val="{E5AC47EA-141A-4ACD-9125-F14D7419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60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EC0810"/>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EC0810"/>
    <w:rPr>
      <w:rFonts w:ascii="Segoe UI" w:hAnsi="Segoe UI" w:cs="Segoe UI"/>
      <w:sz w:val="18"/>
      <w:szCs w:val="18"/>
    </w:rPr>
  </w:style>
  <w:style w:type="character" w:customStyle="1" w:styleId="Overskrift1Tegn">
    <w:name w:val="Overskrift 1 Tegn"/>
    <w:basedOn w:val="Standardskrifttypeiafsnit"/>
    <w:link w:val="Overskrift1"/>
    <w:uiPriority w:val="9"/>
    <w:rsid w:val="00E60438"/>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953DF8"/>
    <w:rPr>
      <w:sz w:val="16"/>
      <w:szCs w:val="16"/>
    </w:rPr>
  </w:style>
  <w:style w:type="paragraph" w:styleId="Kommentartekst">
    <w:name w:val="annotation text"/>
    <w:basedOn w:val="Normal"/>
    <w:link w:val="KommentartekstTegn"/>
    <w:uiPriority w:val="99"/>
    <w:semiHidden/>
    <w:unhideWhenUsed/>
    <w:rsid w:val="00953DF8"/>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953DF8"/>
    <w:rPr>
      <w:sz w:val="20"/>
      <w:szCs w:val="20"/>
    </w:rPr>
  </w:style>
  <w:style w:type="paragraph" w:styleId="Billedtekst">
    <w:name w:val="caption"/>
    <w:basedOn w:val="Normal"/>
    <w:next w:val="Normal"/>
    <w:uiPriority w:val="35"/>
    <w:unhideWhenUsed/>
    <w:qFormat/>
    <w:rsid w:val="00A945E8"/>
    <w:pPr>
      <w:spacing w:after="200" w:line="240" w:lineRule="auto"/>
    </w:pPr>
    <w:rPr>
      <w:i/>
      <w:iCs/>
      <w:color w:val="44546A" w:themeColor="text2"/>
      <w:sz w:val="18"/>
      <w:szCs w:val="18"/>
    </w:rPr>
  </w:style>
  <w:style w:type="paragraph" w:styleId="Sidehoved">
    <w:name w:val="header"/>
    <w:basedOn w:val="Normal"/>
    <w:link w:val="SidehovedTegn"/>
    <w:uiPriority w:val="99"/>
    <w:unhideWhenUsed/>
    <w:rsid w:val="0031529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1529C"/>
  </w:style>
  <w:style w:type="paragraph" w:styleId="Sidefod">
    <w:name w:val="footer"/>
    <w:basedOn w:val="Normal"/>
    <w:link w:val="SidefodTegn"/>
    <w:uiPriority w:val="99"/>
    <w:unhideWhenUsed/>
    <w:rsid w:val="0031529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1529C"/>
  </w:style>
  <w:style w:type="paragraph" w:styleId="Fodnotetekst">
    <w:name w:val="footnote text"/>
    <w:basedOn w:val="Normal"/>
    <w:link w:val="FodnotetekstTegn"/>
    <w:uiPriority w:val="99"/>
    <w:semiHidden/>
    <w:unhideWhenUsed/>
    <w:rsid w:val="00A4150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A4150C"/>
    <w:rPr>
      <w:sz w:val="20"/>
      <w:szCs w:val="20"/>
    </w:rPr>
  </w:style>
  <w:style w:type="character" w:styleId="Fodnotehenvisning">
    <w:name w:val="footnote reference"/>
    <w:basedOn w:val="Standardskrifttypeiafsnit"/>
    <w:uiPriority w:val="99"/>
    <w:semiHidden/>
    <w:unhideWhenUsed/>
    <w:rsid w:val="00A4150C"/>
    <w:rPr>
      <w:vertAlign w:val="superscript"/>
    </w:rPr>
  </w:style>
  <w:style w:type="paragraph" w:styleId="Kommentaremne">
    <w:name w:val="annotation subject"/>
    <w:basedOn w:val="Kommentartekst"/>
    <w:next w:val="Kommentartekst"/>
    <w:link w:val="KommentaremneTegn"/>
    <w:uiPriority w:val="99"/>
    <w:semiHidden/>
    <w:unhideWhenUsed/>
    <w:rsid w:val="00657995"/>
    <w:rPr>
      <w:b/>
      <w:bCs/>
    </w:rPr>
  </w:style>
  <w:style w:type="character" w:customStyle="1" w:styleId="KommentaremneTegn">
    <w:name w:val="Kommentaremne Tegn"/>
    <w:basedOn w:val="KommentartekstTegn"/>
    <w:link w:val="Kommentaremne"/>
    <w:uiPriority w:val="99"/>
    <w:semiHidden/>
    <w:rsid w:val="00657995"/>
    <w:rPr>
      <w:b/>
      <w:bCs/>
      <w:sz w:val="20"/>
      <w:szCs w:val="20"/>
    </w:rPr>
  </w:style>
  <w:style w:type="paragraph" w:styleId="Listeafsnit">
    <w:name w:val="List Paragraph"/>
    <w:basedOn w:val="Normal"/>
    <w:uiPriority w:val="34"/>
    <w:qFormat/>
    <w:rsid w:val="00B44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94104">
      <w:bodyDiv w:val="1"/>
      <w:marLeft w:val="0"/>
      <w:marRight w:val="0"/>
      <w:marTop w:val="0"/>
      <w:marBottom w:val="0"/>
      <w:divBdr>
        <w:top w:val="none" w:sz="0" w:space="0" w:color="auto"/>
        <w:left w:val="none" w:sz="0" w:space="0" w:color="auto"/>
        <w:bottom w:val="none" w:sz="0" w:space="0" w:color="auto"/>
        <w:right w:val="none" w:sz="0" w:space="0" w:color="auto"/>
      </w:divBdr>
      <w:divsChild>
        <w:div w:id="811748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0A86AFAC582E141AB79C4EAD64A7976" ma:contentTypeVersion="12" ma:contentTypeDescription="Opret et nyt dokument." ma:contentTypeScope="" ma:versionID="82c0c783c72943e6e18c31702a43b26d">
  <xsd:schema xmlns:xsd="http://www.w3.org/2001/XMLSchema" xmlns:xs="http://www.w3.org/2001/XMLSchema" xmlns:p="http://schemas.microsoft.com/office/2006/metadata/properties" xmlns:ns3="f35248a7-420a-4b3e-8125-8d1a93b3abff" xmlns:ns4="a0e5e4c4-7c7d-453d-9687-6bde84ad57f7" targetNamespace="http://schemas.microsoft.com/office/2006/metadata/properties" ma:root="true" ma:fieldsID="1dfa749977e08ea3a6d542833b52629a" ns3:_="" ns4:_="">
    <xsd:import namespace="f35248a7-420a-4b3e-8125-8d1a93b3abff"/>
    <xsd:import namespace="a0e5e4c4-7c7d-453d-9687-6bde84ad57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5248a7-420a-4b3e-8125-8d1a93b3ab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e5e4c4-7c7d-453d-9687-6bde84ad57f7"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5E9708-FCDE-4509-82D7-F36A66390D0B}">
  <ds:schemaRefs>
    <ds:schemaRef ds:uri="http://schemas.openxmlformats.org/officeDocument/2006/bibliography"/>
  </ds:schemaRefs>
</ds:datastoreItem>
</file>

<file path=customXml/itemProps2.xml><?xml version="1.0" encoding="utf-8"?>
<ds:datastoreItem xmlns:ds="http://schemas.openxmlformats.org/officeDocument/2006/customXml" ds:itemID="{BD813E56-3DFE-46ED-8F07-2626CE9291B5}">
  <ds:schemaRefs>
    <ds:schemaRef ds:uri="http://schemas.microsoft.com/sharepoint/v3/contenttype/forms"/>
  </ds:schemaRefs>
</ds:datastoreItem>
</file>

<file path=customXml/itemProps3.xml><?xml version="1.0" encoding="utf-8"?>
<ds:datastoreItem xmlns:ds="http://schemas.openxmlformats.org/officeDocument/2006/customXml" ds:itemID="{1D73A190-87DD-46BC-B2CB-16A20CD90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5248a7-420a-4b3e-8125-8d1a93b3abff"/>
    <ds:schemaRef ds:uri="a0e5e4c4-7c7d-453d-9687-6bde84ad5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4B6FF4-F3AC-4463-BC67-161D173885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10</Pages>
  <Words>1799</Words>
  <Characters>10979</Characters>
  <Application>Microsoft Office Word</Application>
  <DocSecurity>0</DocSecurity>
  <Lines>91</Lines>
  <Paragraphs>25</Paragraphs>
  <ScaleCrop>false</ScaleCrop>
  <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Morratz</dc:creator>
  <cp:keywords/>
  <dc:description/>
  <cp:lastModifiedBy>frederik thomsen</cp:lastModifiedBy>
  <cp:revision>297</cp:revision>
  <cp:lastPrinted>2020-06-14T14:53:00Z</cp:lastPrinted>
  <dcterms:created xsi:type="dcterms:W3CDTF">2020-06-11T09:23:00Z</dcterms:created>
  <dcterms:modified xsi:type="dcterms:W3CDTF">2020-06-14T14:53:00Z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0x01010000A86AFAC582E141AB79C4EAD64A7976</vt:lpwstr>
  </property>
</Properties>
</file>